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77777777"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811724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8117249"/>
      <w:r w:rsidRPr="00167D1B">
        <w:rPr>
          <w:rFonts w:ascii="Times New Roman" w:eastAsiaTheme="majorEastAsia" w:hAnsi="Times New Roman" w:cs="Times New Roman"/>
          <w:b/>
          <w:sz w:val="24"/>
          <w:szCs w:val="24"/>
          <w:lang w:val="fr-FR"/>
        </w:rPr>
        <w:lastRenderedPageBreak/>
        <w:t>REMERCIEMENTS</w:t>
      </w:r>
      <w:bookmarkEnd w:id="2"/>
      <w:bookmarkEnd w:id="3"/>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8117250"/>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8117251"/>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5CCB3688" w14:textId="77777777" w:rsidR="00712CC9"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8117248" w:history="1">
            <w:r w:rsidR="00712CC9" w:rsidRPr="00E3602A">
              <w:rPr>
                <w:rStyle w:val="Lienhypertexte"/>
                <w:rFonts w:ascii="Times New Roman" w:eastAsiaTheme="majorEastAsia" w:hAnsi="Times New Roman" w:cs="Times New Roman"/>
                <w:b/>
                <w:noProof/>
                <w:lang w:val="fr-FR"/>
              </w:rPr>
              <w:t>DÉDICACE</w:t>
            </w:r>
            <w:r w:rsidR="00712CC9">
              <w:rPr>
                <w:noProof/>
                <w:webHidden/>
              </w:rPr>
              <w:tab/>
            </w:r>
            <w:r w:rsidR="00712CC9">
              <w:rPr>
                <w:noProof/>
                <w:webHidden/>
              </w:rPr>
              <w:fldChar w:fldCharType="begin"/>
            </w:r>
            <w:r w:rsidR="00712CC9">
              <w:rPr>
                <w:noProof/>
                <w:webHidden/>
              </w:rPr>
              <w:instrText xml:space="preserve"> PAGEREF _Toc198117248 \h </w:instrText>
            </w:r>
            <w:r w:rsidR="00712CC9">
              <w:rPr>
                <w:noProof/>
                <w:webHidden/>
              </w:rPr>
            </w:r>
            <w:r w:rsidR="00712CC9">
              <w:rPr>
                <w:noProof/>
                <w:webHidden/>
              </w:rPr>
              <w:fldChar w:fldCharType="separate"/>
            </w:r>
            <w:r w:rsidR="001D0693">
              <w:rPr>
                <w:noProof/>
                <w:webHidden/>
              </w:rPr>
              <w:t>i</w:t>
            </w:r>
            <w:r w:rsidR="00712CC9">
              <w:rPr>
                <w:noProof/>
                <w:webHidden/>
              </w:rPr>
              <w:fldChar w:fldCharType="end"/>
            </w:r>
          </w:hyperlink>
        </w:p>
        <w:p w14:paraId="7AF7E1DC" w14:textId="77777777" w:rsidR="00712CC9" w:rsidRDefault="00813CE0">
          <w:pPr>
            <w:pStyle w:val="TM1"/>
            <w:tabs>
              <w:tab w:val="right" w:leader="dot" w:pos="9396"/>
            </w:tabs>
            <w:rPr>
              <w:rFonts w:eastAsiaTheme="minorEastAsia"/>
              <w:noProof/>
            </w:rPr>
          </w:pPr>
          <w:hyperlink w:anchor="_Toc198117249" w:history="1">
            <w:r w:rsidR="00712CC9" w:rsidRPr="00E3602A">
              <w:rPr>
                <w:rStyle w:val="Lienhypertexte"/>
                <w:rFonts w:ascii="Times New Roman" w:eastAsiaTheme="majorEastAsia" w:hAnsi="Times New Roman" w:cs="Times New Roman"/>
                <w:b/>
                <w:noProof/>
                <w:lang w:val="fr-FR"/>
              </w:rPr>
              <w:t>REMERCIEMENTS</w:t>
            </w:r>
            <w:r w:rsidR="00712CC9">
              <w:rPr>
                <w:noProof/>
                <w:webHidden/>
              </w:rPr>
              <w:tab/>
            </w:r>
            <w:r w:rsidR="00712CC9">
              <w:rPr>
                <w:noProof/>
                <w:webHidden/>
              </w:rPr>
              <w:fldChar w:fldCharType="begin"/>
            </w:r>
            <w:r w:rsidR="00712CC9">
              <w:rPr>
                <w:noProof/>
                <w:webHidden/>
              </w:rPr>
              <w:instrText xml:space="preserve"> PAGEREF _Toc198117249 \h </w:instrText>
            </w:r>
            <w:r w:rsidR="00712CC9">
              <w:rPr>
                <w:noProof/>
                <w:webHidden/>
              </w:rPr>
            </w:r>
            <w:r w:rsidR="00712CC9">
              <w:rPr>
                <w:noProof/>
                <w:webHidden/>
              </w:rPr>
              <w:fldChar w:fldCharType="separate"/>
            </w:r>
            <w:r w:rsidR="001D0693">
              <w:rPr>
                <w:noProof/>
                <w:webHidden/>
              </w:rPr>
              <w:t>ii</w:t>
            </w:r>
            <w:r w:rsidR="00712CC9">
              <w:rPr>
                <w:noProof/>
                <w:webHidden/>
              </w:rPr>
              <w:fldChar w:fldCharType="end"/>
            </w:r>
          </w:hyperlink>
        </w:p>
        <w:p w14:paraId="12A0A8B0" w14:textId="77777777" w:rsidR="00712CC9" w:rsidRDefault="00813CE0">
          <w:pPr>
            <w:pStyle w:val="TM1"/>
            <w:tabs>
              <w:tab w:val="right" w:leader="dot" w:pos="9396"/>
            </w:tabs>
            <w:rPr>
              <w:rFonts w:eastAsiaTheme="minorEastAsia"/>
              <w:noProof/>
            </w:rPr>
          </w:pPr>
          <w:hyperlink w:anchor="_Toc198117250" w:history="1">
            <w:r w:rsidR="00712CC9" w:rsidRPr="00E3602A">
              <w:rPr>
                <w:rStyle w:val="Lienhypertexte"/>
                <w:rFonts w:ascii="Times New Roman" w:eastAsiaTheme="majorEastAsia" w:hAnsi="Times New Roman" w:cs="Times New Roman"/>
                <w:b/>
                <w:noProof/>
                <w:lang w:val="fr-FR"/>
              </w:rPr>
              <w:t>RÉSUMÉ</w:t>
            </w:r>
            <w:r w:rsidR="00712CC9">
              <w:rPr>
                <w:noProof/>
                <w:webHidden/>
              </w:rPr>
              <w:tab/>
            </w:r>
            <w:r w:rsidR="00712CC9">
              <w:rPr>
                <w:noProof/>
                <w:webHidden/>
              </w:rPr>
              <w:fldChar w:fldCharType="begin"/>
            </w:r>
            <w:r w:rsidR="00712CC9">
              <w:rPr>
                <w:noProof/>
                <w:webHidden/>
              </w:rPr>
              <w:instrText xml:space="preserve"> PAGEREF _Toc198117250 \h </w:instrText>
            </w:r>
            <w:r w:rsidR="00712CC9">
              <w:rPr>
                <w:noProof/>
                <w:webHidden/>
              </w:rPr>
            </w:r>
            <w:r w:rsidR="00712CC9">
              <w:rPr>
                <w:noProof/>
                <w:webHidden/>
              </w:rPr>
              <w:fldChar w:fldCharType="separate"/>
            </w:r>
            <w:r w:rsidR="001D0693">
              <w:rPr>
                <w:noProof/>
                <w:webHidden/>
              </w:rPr>
              <w:t>iii</w:t>
            </w:r>
            <w:r w:rsidR="00712CC9">
              <w:rPr>
                <w:noProof/>
                <w:webHidden/>
              </w:rPr>
              <w:fldChar w:fldCharType="end"/>
            </w:r>
          </w:hyperlink>
        </w:p>
        <w:p w14:paraId="387433D7" w14:textId="77777777" w:rsidR="00712CC9" w:rsidRDefault="00813CE0">
          <w:pPr>
            <w:pStyle w:val="TM1"/>
            <w:tabs>
              <w:tab w:val="right" w:leader="dot" w:pos="9396"/>
            </w:tabs>
            <w:rPr>
              <w:rFonts w:eastAsiaTheme="minorEastAsia"/>
              <w:noProof/>
            </w:rPr>
          </w:pPr>
          <w:hyperlink w:anchor="_Toc198117251" w:history="1">
            <w:r w:rsidR="00712CC9" w:rsidRPr="00E3602A">
              <w:rPr>
                <w:rStyle w:val="Lienhypertexte"/>
                <w:rFonts w:ascii="Times New Roman" w:eastAsiaTheme="majorEastAsia" w:hAnsi="Times New Roman" w:cs="Times New Roman"/>
                <w:b/>
                <w:noProof/>
              </w:rPr>
              <w:t>ABSTRACT</w:t>
            </w:r>
            <w:r w:rsidR="00712CC9">
              <w:rPr>
                <w:noProof/>
                <w:webHidden/>
              </w:rPr>
              <w:tab/>
            </w:r>
            <w:r w:rsidR="00712CC9">
              <w:rPr>
                <w:noProof/>
                <w:webHidden/>
              </w:rPr>
              <w:fldChar w:fldCharType="begin"/>
            </w:r>
            <w:r w:rsidR="00712CC9">
              <w:rPr>
                <w:noProof/>
                <w:webHidden/>
              </w:rPr>
              <w:instrText xml:space="preserve"> PAGEREF _Toc198117251 \h </w:instrText>
            </w:r>
            <w:r w:rsidR="00712CC9">
              <w:rPr>
                <w:noProof/>
                <w:webHidden/>
              </w:rPr>
            </w:r>
            <w:r w:rsidR="00712CC9">
              <w:rPr>
                <w:noProof/>
                <w:webHidden/>
              </w:rPr>
              <w:fldChar w:fldCharType="separate"/>
            </w:r>
            <w:r w:rsidR="001D0693">
              <w:rPr>
                <w:noProof/>
                <w:webHidden/>
              </w:rPr>
              <w:t>iv</w:t>
            </w:r>
            <w:r w:rsidR="00712CC9">
              <w:rPr>
                <w:noProof/>
                <w:webHidden/>
              </w:rPr>
              <w:fldChar w:fldCharType="end"/>
            </w:r>
          </w:hyperlink>
        </w:p>
        <w:p w14:paraId="5CF59905" w14:textId="77777777" w:rsidR="00712CC9" w:rsidRDefault="00813CE0">
          <w:pPr>
            <w:pStyle w:val="TM1"/>
            <w:tabs>
              <w:tab w:val="right" w:leader="dot" w:pos="9396"/>
            </w:tabs>
            <w:rPr>
              <w:rFonts w:eastAsiaTheme="minorEastAsia"/>
              <w:noProof/>
            </w:rPr>
          </w:pPr>
          <w:hyperlink w:anchor="_Toc198117252" w:history="1">
            <w:r w:rsidR="00712CC9" w:rsidRPr="00E3602A">
              <w:rPr>
                <w:rStyle w:val="Lienhypertexte"/>
                <w:rFonts w:ascii="Times New Roman" w:eastAsiaTheme="majorEastAsia" w:hAnsi="Times New Roman" w:cs="Times New Roman"/>
                <w:b/>
                <w:noProof/>
                <w:lang w:val="fr-FR"/>
              </w:rPr>
              <w:t>LISTE DES FIGURES</w:t>
            </w:r>
            <w:r w:rsidR="00712CC9">
              <w:rPr>
                <w:noProof/>
                <w:webHidden/>
              </w:rPr>
              <w:tab/>
            </w:r>
            <w:r w:rsidR="00712CC9">
              <w:rPr>
                <w:noProof/>
                <w:webHidden/>
              </w:rPr>
              <w:fldChar w:fldCharType="begin"/>
            </w:r>
            <w:r w:rsidR="00712CC9">
              <w:rPr>
                <w:noProof/>
                <w:webHidden/>
              </w:rPr>
              <w:instrText xml:space="preserve"> PAGEREF _Toc198117252 \h </w:instrText>
            </w:r>
            <w:r w:rsidR="00712CC9">
              <w:rPr>
                <w:noProof/>
                <w:webHidden/>
              </w:rPr>
            </w:r>
            <w:r w:rsidR="00712CC9">
              <w:rPr>
                <w:noProof/>
                <w:webHidden/>
              </w:rPr>
              <w:fldChar w:fldCharType="separate"/>
            </w:r>
            <w:r w:rsidR="001D0693">
              <w:rPr>
                <w:noProof/>
                <w:webHidden/>
              </w:rPr>
              <w:t>vii</w:t>
            </w:r>
            <w:r w:rsidR="00712CC9">
              <w:rPr>
                <w:noProof/>
                <w:webHidden/>
              </w:rPr>
              <w:fldChar w:fldCharType="end"/>
            </w:r>
          </w:hyperlink>
        </w:p>
        <w:p w14:paraId="54FC2D75" w14:textId="77777777" w:rsidR="00712CC9" w:rsidRDefault="00813CE0">
          <w:pPr>
            <w:pStyle w:val="TM1"/>
            <w:tabs>
              <w:tab w:val="right" w:leader="dot" w:pos="9396"/>
            </w:tabs>
            <w:rPr>
              <w:rFonts w:eastAsiaTheme="minorEastAsia"/>
              <w:noProof/>
            </w:rPr>
          </w:pPr>
          <w:hyperlink w:anchor="_Toc198117253" w:history="1">
            <w:r w:rsidR="00712CC9" w:rsidRPr="00E3602A">
              <w:rPr>
                <w:rStyle w:val="Lienhypertexte"/>
                <w:rFonts w:ascii="Times New Roman" w:eastAsiaTheme="majorEastAsia" w:hAnsi="Times New Roman" w:cs="Times New Roman"/>
                <w:b/>
                <w:noProof/>
                <w:lang w:val="fr-FR"/>
              </w:rPr>
              <w:t>LISTE DES TABLEAUX</w:t>
            </w:r>
            <w:r w:rsidR="00712CC9">
              <w:rPr>
                <w:noProof/>
                <w:webHidden/>
              </w:rPr>
              <w:tab/>
            </w:r>
            <w:r w:rsidR="00712CC9">
              <w:rPr>
                <w:noProof/>
                <w:webHidden/>
              </w:rPr>
              <w:fldChar w:fldCharType="begin"/>
            </w:r>
            <w:r w:rsidR="00712CC9">
              <w:rPr>
                <w:noProof/>
                <w:webHidden/>
              </w:rPr>
              <w:instrText xml:space="preserve"> PAGEREF _Toc198117253 \h </w:instrText>
            </w:r>
            <w:r w:rsidR="00712CC9">
              <w:rPr>
                <w:noProof/>
                <w:webHidden/>
              </w:rPr>
            </w:r>
            <w:r w:rsidR="00712CC9">
              <w:rPr>
                <w:noProof/>
                <w:webHidden/>
              </w:rPr>
              <w:fldChar w:fldCharType="separate"/>
            </w:r>
            <w:r w:rsidR="001D0693">
              <w:rPr>
                <w:noProof/>
                <w:webHidden/>
              </w:rPr>
              <w:t>viii</w:t>
            </w:r>
            <w:r w:rsidR="00712CC9">
              <w:rPr>
                <w:noProof/>
                <w:webHidden/>
              </w:rPr>
              <w:fldChar w:fldCharType="end"/>
            </w:r>
          </w:hyperlink>
        </w:p>
        <w:p w14:paraId="6968B6C5" w14:textId="77777777" w:rsidR="00712CC9" w:rsidRDefault="00813CE0">
          <w:pPr>
            <w:pStyle w:val="TM1"/>
            <w:tabs>
              <w:tab w:val="right" w:leader="dot" w:pos="9396"/>
            </w:tabs>
            <w:rPr>
              <w:rFonts w:eastAsiaTheme="minorEastAsia"/>
              <w:noProof/>
            </w:rPr>
          </w:pPr>
          <w:hyperlink w:anchor="_Toc198117254" w:history="1">
            <w:r w:rsidR="00712CC9" w:rsidRPr="00E3602A">
              <w:rPr>
                <w:rStyle w:val="Lienhypertexte"/>
                <w:rFonts w:ascii="Times New Roman" w:eastAsiaTheme="majorEastAsia" w:hAnsi="Times New Roman" w:cs="Times New Roman"/>
                <w:b/>
                <w:noProof/>
                <w:lang w:val="fr-FR"/>
              </w:rPr>
              <w:t>LISTE DES SIGLES ET ABREVIATIONS</w:t>
            </w:r>
            <w:r w:rsidR="00712CC9">
              <w:rPr>
                <w:noProof/>
                <w:webHidden/>
              </w:rPr>
              <w:tab/>
            </w:r>
            <w:r w:rsidR="00712CC9">
              <w:rPr>
                <w:noProof/>
                <w:webHidden/>
              </w:rPr>
              <w:fldChar w:fldCharType="begin"/>
            </w:r>
            <w:r w:rsidR="00712CC9">
              <w:rPr>
                <w:noProof/>
                <w:webHidden/>
              </w:rPr>
              <w:instrText xml:space="preserve"> PAGEREF _Toc198117254 \h </w:instrText>
            </w:r>
            <w:r w:rsidR="00712CC9">
              <w:rPr>
                <w:noProof/>
                <w:webHidden/>
              </w:rPr>
            </w:r>
            <w:r w:rsidR="00712CC9">
              <w:rPr>
                <w:noProof/>
                <w:webHidden/>
              </w:rPr>
              <w:fldChar w:fldCharType="separate"/>
            </w:r>
            <w:r w:rsidR="001D0693">
              <w:rPr>
                <w:noProof/>
                <w:webHidden/>
              </w:rPr>
              <w:t>ix</w:t>
            </w:r>
            <w:r w:rsidR="00712CC9">
              <w:rPr>
                <w:noProof/>
                <w:webHidden/>
              </w:rPr>
              <w:fldChar w:fldCharType="end"/>
            </w:r>
          </w:hyperlink>
        </w:p>
        <w:p w14:paraId="71389887" w14:textId="77777777" w:rsidR="00712CC9" w:rsidRDefault="00813CE0">
          <w:pPr>
            <w:pStyle w:val="TM1"/>
            <w:tabs>
              <w:tab w:val="right" w:leader="dot" w:pos="9396"/>
            </w:tabs>
            <w:rPr>
              <w:rFonts w:eastAsiaTheme="minorEastAsia"/>
              <w:noProof/>
            </w:rPr>
          </w:pPr>
          <w:hyperlink w:anchor="_Toc198117255" w:history="1">
            <w:r w:rsidR="00712CC9" w:rsidRPr="00E3602A">
              <w:rPr>
                <w:rStyle w:val="Lienhypertexte"/>
                <w:rFonts w:ascii="Times New Roman" w:eastAsiaTheme="majorEastAsia" w:hAnsi="Times New Roman" w:cs="Times New Roman"/>
                <w:b/>
                <w:noProof/>
                <w:lang w:val="fr-FR"/>
              </w:rPr>
              <w:t>CHAPITRE 1 : INTRODUCTION GENERALE</w:t>
            </w:r>
            <w:r w:rsidR="00712CC9">
              <w:rPr>
                <w:noProof/>
                <w:webHidden/>
              </w:rPr>
              <w:tab/>
            </w:r>
            <w:r w:rsidR="00712CC9">
              <w:rPr>
                <w:noProof/>
                <w:webHidden/>
              </w:rPr>
              <w:fldChar w:fldCharType="begin"/>
            </w:r>
            <w:r w:rsidR="00712CC9">
              <w:rPr>
                <w:noProof/>
                <w:webHidden/>
              </w:rPr>
              <w:instrText xml:space="preserve"> PAGEREF _Toc198117255 \h </w:instrText>
            </w:r>
            <w:r w:rsidR="00712CC9">
              <w:rPr>
                <w:noProof/>
                <w:webHidden/>
              </w:rPr>
            </w:r>
            <w:r w:rsidR="00712CC9">
              <w:rPr>
                <w:noProof/>
                <w:webHidden/>
              </w:rPr>
              <w:fldChar w:fldCharType="separate"/>
            </w:r>
            <w:r w:rsidR="001D0693">
              <w:rPr>
                <w:noProof/>
                <w:webHidden/>
              </w:rPr>
              <w:t>2</w:t>
            </w:r>
            <w:r w:rsidR="00712CC9">
              <w:rPr>
                <w:noProof/>
                <w:webHidden/>
              </w:rPr>
              <w:fldChar w:fldCharType="end"/>
            </w:r>
          </w:hyperlink>
        </w:p>
        <w:p w14:paraId="234061A4" w14:textId="77777777" w:rsidR="00712CC9" w:rsidRDefault="00813CE0">
          <w:pPr>
            <w:pStyle w:val="TM2"/>
            <w:tabs>
              <w:tab w:val="left" w:pos="880"/>
              <w:tab w:val="right" w:leader="dot" w:pos="9396"/>
            </w:tabs>
            <w:rPr>
              <w:rFonts w:eastAsiaTheme="minorEastAsia"/>
              <w:noProof/>
            </w:rPr>
          </w:pPr>
          <w:hyperlink w:anchor="_Toc198117256" w:history="1">
            <w:r w:rsidR="00712CC9" w:rsidRPr="00E3602A">
              <w:rPr>
                <w:rStyle w:val="Lienhypertexte"/>
                <w:rFonts w:ascii="Times New Roman" w:eastAsiaTheme="majorEastAsia" w:hAnsi="Times New Roman" w:cs="Times New Roman"/>
                <w:b/>
                <w:noProof/>
                <w:lang w:val="fr-FR"/>
              </w:rPr>
              <w:t>1.1.</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Contexte et justification</w:t>
            </w:r>
            <w:r w:rsidR="00712CC9">
              <w:rPr>
                <w:noProof/>
                <w:webHidden/>
              </w:rPr>
              <w:tab/>
            </w:r>
            <w:r w:rsidR="00712CC9">
              <w:rPr>
                <w:noProof/>
                <w:webHidden/>
              </w:rPr>
              <w:fldChar w:fldCharType="begin"/>
            </w:r>
            <w:r w:rsidR="00712CC9">
              <w:rPr>
                <w:noProof/>
                <w:webHidden/>
              </w:rPr>
              <w:instrText xml:space="preserve"> PAGEREF _Toc198117256 \h </w:instrText>
            </w:r>
            <w:r w:rsidR="00712CC9">
              <w:rPr>
                <w:noProof/>
                <w:webHidden/>
              </w:rPr>
            </w:r>
            <w:r w:rsidR="00712CC9">
              <w:rPr>
                <w:noProof/>
                <w:webHidden/>
              </w:rPr>
              <w:fldChar w:fldCharType="separate"/>
            </w:r>
            <w:r w:rsidR="001D0693">
              <w:rPr>
                <w:noProof/>
                <w:webHidden/>
              </w:rPr>
              <w:t>2</w:t>
            </w:r>
            <w:r w:rsidR="00712CC9">
              <w:rPr>
                <w:noProof/>
                <w:webHidden/>
              </w:rPr>
              <w:fldChar w:fldCharType="end"/>
            </w:r>
          </w:hyperlink>
        </w:p>
        <w:p w14:paraId="77EE87F2" w14:textId="77777777" w:rsidR="00712CC9" w:rsidRDefault="00813CE0">
          <w:pPr>
            <w:pStyle w:val="TM2"/>
            <w:tabs>
              <w:tab w:val="left" w:pos="880"/>
              <w:tab w:val="right" w:leader="dot" w:pos="9396"/>
            </w:tabs>
            <w:rPr>
              <w:rFonts w:eastAsiaTheme="minorEastAsia"/>
              <w:noProof/>
            </w:rPr>
          </w:pPr>
          <w:hyperlink w:anchor="_Toc198117257" w:history="1">
            <w:r w:rsidR="00712CC9" w:rsidRPr="00E3602A">
              <w:rPr>
                <w:rStyle w:val="Lienhypertexte"/>
                <w:rFonts w:ascii="Times New Roman" w:eastAsiaTheme="majorEastAsia" w:hAnsi="Times New Roman" w:cs="Times New Roman"/>
                <w:b/>
                <w:noProof/>
                <w:lang w:val="fr-FR"/>
              </w:rPr>
              <w:t>1.2.</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Problématique et hypothèses</w:t>
            </w:r>
            <w:r w:rsidR="00712CC9">
              <w:rPr>
                <w:noProof/>
                <w:webHidden/>
              </w:rPr>
              <w:tab/>
            </w:r>
            <w:r w:rsidR="00712CC9">
              <w:rPr>
                <w:noProof/>
                <w:webHidden/>
              </w:rPr>
              <w:fldChar w:fldCharType="begin"/>
            </w:r>
            <w:r w:rsidR="00712CC9">
              <w:rPr>
                <w:noProof/>
                <w:webHidden/>
              </w:rPr>
              <w:instrText xml:space="preserve"> PAGEREF _Toc198117257 \h </w:instrText>
            </w:r>
            <w:r w:rsidR="00712CC9">
              <w:rPr>
                <w:noProof/>
                <w:webHidden/>
              </w:rPr>
            </w:r>
            <w:r w:rsidR="00712CC9">
              <w:rPr>
                <w:noProof/>
                <w:webHidden/>
              </w:rPr>
              <w:fldChar w:fldCharType="separate"/>
            </w:r>
            <w:r w:rsidR="001D0693">
              <w:rPr>
                <w:noProof/>
                <w:webHidden/>
              </w:rPr>
              <w:t>4</w:t>
            </w:r>
            <w:r w:rsidR="00712CC9">
              <w:rPr>
                <w:noProof/>
                <w:webHidden/>
              </w:rPr>
              <w:fldChar w:fldCharType="end"/>
            </w:r>
          </w:hyperlink>
        </w:p>
        <w:p w14:paraId="14E25809" w14:textId="77777777" w:rsidR="00712CC9" w:rsidRDefault="00813CE0">
          <w:pPr>
            <w:pStyle w:val="TM2"/>
            <w:tabs>
              <w:tab w:val="left" w:pos="880"/>
              <w:tab w:val="right" w:leader="dot" w:pos="9396"/>
            </w:tabs>
            <w:rPr>
              <w:rFonts w:eastAsiaTheme="minorEastAsia"/>
              <w:noProof/>
            </w:rPr>
          </w:pPr>
          <w:hyperlink w:anchor="_Toc198117258" w:history="1">
            <w:r w:rsidR="00712CC9" w:rsidRPr="00E3602A">
              <w:rPr>
                <w:rStyle w:val="Lienhypertexte"/>
                <w:rFonts w:ascii="Times New Roman" w:eastAsiaTheme="majorEastAsia" w:hAnsi="Times New Roman" w:cs="Times New Roman"/>
                <w:b/>
                <w:noProof/>
                <w:lang w:val="fr-FR"/>
              </w:rPr>
              <w:t>1.3.</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Objectif du sujet</w:t>
            </w:r>
            <w:r w:rsidR="00712CC9">
              <w:rPr>
                <w:noProof/>
                <w:webHidden/>
              </w:rPr>
              <w:tab/>
            </w:r>
            <w:r w:rsidR="00712CC9">
              <w:rPr>
                <w:noProof/>
                <w:webHidden/>
              </w:rPr>
              <w:fldChar w:fldCharType="begin"/>
            </w:r>
            <w:r w:rsidR="00712CC9">
              <w:rPr>
                <w:noProof/>
                <w:webHidden/>
              </w:rPr>
              <w:instrText xml:space="preserve"> PAGEREF _Toc198117258 \h </w:instrText>
            </w:r>
            <w:r w:rsidR="00712CC9">
              <w:rPr>
                <w:noProof/>
                <w:webHidden/>
              </w:rPr>
            </w:r>
            <w:r w:rsidR="00712CC9">
              <w:rPr>
                <w:noProof/>
                <w:webHidden/>
              </w:rPr>
              <w:fldChar w:fldCharType="separate"/>
            </w:r>
            <w:r w:rsidR="001D0693">
              <w:rPr>
                <w:noProof/>
                <w:webHidden/>
              </w:rPr>
              <w:t>5</w:t>
            </w:r>
            <w:r w:rsidR="00712CC9">
              <w:rPr>
                <w:noProof/>
                <w:webHidden/>
              </w:rPr>
              <w:fldChar w:fldCharType="end"/>
            </w:r>
          </w:hyperlink>
        </w:p>
        <w:p w14:paraId="4A581454" w14:textId="77777777" w:rsidR="00712CC9" w:rsidRDefault="00813CE0">
          <w:pPr>
            <w:pStyle w:val="TM2"/>
            <w:tabs>
              <w:tab w:val="left" w:pos="880"/>
              <w:tab w:val="right" w:leader="dot" w:pos="9396"/>
            </w:tabs>
            <w:rPr>
              <w:rFonts w:eastAsiaTheme="minorEastAsia"/>
              <w:noProof/>
            </w:rPr>
          </w:pPr>
          <w:hyperlink w:anchor="_Toc198117259" w:history="1">
            <w:r w:rsidR="00712CC9" w:rsidRPr="00E3602A">
              <w:rPr>
                <w:rStyle w:val="Lienhypertexte"/>
                <w:rFonts w:ascii="Times New Roman" w:eastAsiaTheme="majorEastAsia" w:hAnsi="Times New Roman" w:cs="Times New Roman"/>
                <w:b/>
                <w:noProof/>
                <w:lang w:val="fr-FR"/>
              </w:rPr>
              <w:t>1.4.</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Résultats attendus</w:t>
            </w:r>
            <w:r w:rsidR="00712CC9">
              <w:rPr>
                <w:noProof/>
                <w:webHidden/>
              </w:rPr>
              <w:tab/>
            </w:r>
            <w:r w:rsidR="00712CC9">
              <w:rPr>
                <w:noProof/>
                <w:webHidden/>
              </w:rPr>
              <w:fldChar w:fldCharType="begin"/>
            </w:r>
            <w:r w:rsidR="00712CC9">
              <w:rPr>
                <w:noProof/>
                <w:webHidden/>
              </w:rPr>
              <w:instrText xml:space="preserve"> PAGEREF _Toc198117259 \h </w:instrText>
            </w:r>
            <w:r w:rsidR="00712CC9">
              <w:rPr>
                <w:noProof/>
                <w:webHidden/>
              </w:rPr>
            </w:r>
            <w:r w:rsidR="00712CC9">
              <w:rPr>
                <w:noProof/>
                <w:webHidden/>
              </w:rPr>
              <w:fldChar w:fldCharType="separate"/>
            </w:r>
            <w:r w:rsidR="001D0693">
              <w:rPr>
                <w:noProof/>
                <w:webHidden/>
              </w:rPr>
              <w:t>5</w:t>
            </w:r>
            <w:r w:rsidR="00712CC9">
              <w:rPr>
                <w:noProof/>
                <w:webHidden/>
              </w:rPr>
              <w:fldChar w:fldCharType="end"/>
            </w:r>
          </w:hyperlink>
        </w:p>
        <w:p w14:paraId="3010CA29" w14:textId="77777777" w:rsidR="00712CC9" w:rsidRDefault="00813CE0">
          <w:pPr>
            <w:pStyle w:val="TM2"/>
            <w:tabs>
              <w:tab w:val="left" w:pos="880"/>
              <w:tab w:val="right" w:leader="dot" w:pos="9396"/>
            </w:tabs>
            <w:rPr>
              <w:rFonts w:eastAsiaTheme="minorEastAsia"/>
              <w:noProof/>
            </w:rPr>
          </w:pPr>
          <w:hyperlink w:anchor="_Toc198117260" w:history="1">
            <w:r w:rsidR="00712CC9" w:rsidRPr="00E3602A">
              <w:rPr>
                <w:rStyle w:val="Lienhypertexte"/>
                <w:rFonts w:ascii="Times New Roman" w:eastAsiaTheme="majorEastAsia" w:hAnsi="Times New Roman" w:cs="Times New Roman"/>
                <w:b/>
                <w:noProof/>
                <w:lang w:val="fr-FR"/>
              </w:rPr>
              <w:t>1.5.</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Organisation du travail</w:t>
            </w:r>
            <w:r w:rsidR="00712CC9">
              <w:rPr>
                <w:noProof/>
                <w:webHidden/>
              </w:rPr>
              <w:tab/>
            </w:r>
            <w:r w:rsidR="00712CC9">
              <w:rPr>
                <w:noProof/>
                <w:webHidden/>
              </w:rPr>
              <w:fldChar w:fldCharType="begin"/>
            </w:r>
            <w:r w:rsidR="00712CC9">
              <w:rPr>
                <w:noProof/>
                <w:webHidden/>
              </w:rPr>
              <w:instrText xml:space="preserve"> PAGEREF _Toc198117260 \h </w:instrText>
            </w:r>
            <w:r w:rsidR="00712CC9">
              <w:rPr>
                <w:noProof/>
                <w:webHidden/>
              </w:rPr>
            </w:r>
            <w:r w:rsidR="00712CC9">
              <w:rPr>
                <w:noProof/>
                <w:webHidden/>
              </w:rPr>
              <w:fldChar w:fldCharType="separate"/>
            </w:r>
            <w:r w:rsidR="001D0693">
              <w:rPr>
                <w:noProof/>
                <w:webHidden/>
              </w:rPr>
              <w:t>6</w:t>
            </w:r>
            <w:r w:rsidR="00712CC9">
              <w:rPr>
                <w:noProof/>
                <w:webHidden/>
              </w:rPr>
              <w:fldChar w:fldCharType="end"/>
            </w:r>
          </w:hyperlink>
        </w:p>
        <w:p w14:paraId="0F28531A" w14:textId="77777777" w:rsidR="00712CC9" w:rsidRDefault="00813CE0">
          <w:pPr>
            <w:pStyle w:val="TM1"/>
            <w:tabs>
              <w:tab w:val="right" w:leader="dot" w:pos="9396"/>
            </w:tabs>
            <w:rPr>
              <w:rFonts w:eastAsiaTheme="minorEastAsia"/>
              <w:noProof/>
            </w:rPr>
          </w:pPr>
          <w:hyperlink w:anchor="_Toc198117261" w:history="1">
            <w:r w:rsidR="00712CC9" w:rsidRPr="00E3602A">
              <w:rPr>
                <w:rStyle w:val="Lienhypertexte"/>
                <w:rFonts w:ascii="Times New Roman" w:eastAsiaTheme="majorEastAsia" w:hAnsi="Times New Roman" w:cs="Times New Roman"/>
                <w:b/>
                <w:noProof/>
                <w:lang w:val="fr-FR"/>
              </w:rPr>
              <w:t>CHAPITRE 2 : TECHNOLOGIE BLOCKCHAIN</w:t>
            </w:r>
            <w:r w:rsidR="00712CC9">
              <w:rPr>
                <w:noProof/>
                <w:webHidden/>
              </w:rPr>
              <w:tab/>
            </w:r>
            <w:r w:rsidR="00712CC9">
              <w:rPr>
                <w:noProof/>
                <w:webHidden/>
              </w:rPr>
              <w:fldChar w:fldCharType="begin"/>
            </w:r>
            <w:r w:rsidR="00712CC9">
              <w:rPr>
                <w:noProof/>
                <w:webHidden/>
              </w:rPr>
              <w:instrText xml:space="preserve"> PAGEREF _Toc198117261 \h </w:instrText>
            </w:r>
            <w:r w:rsidR="00712CC9">
              <w:rPr>
                <w:noProof/>
                <w:webHidden/>
              </w:rPr>
            </w:r>
            <w:r w:rsidR="00712CC9">
              <w:rPr>
                <w:noProof/>
                <w:webHidden/>
              </w:rPr>
              <w:fldChar w:fldCharType="separate"/>
            </w:r>
            <w:r w:rsidR="001D0693">
              <w:rPr>
                <w:noProof/>
                <w:webHidden/>
              </w:rPr>
              <w:t>9</w:t>
            </w:r>
            <w:r w:rsidR="00712CC9">
              <w:rPr>
                <w:noProof/>
                <w:webHidden/>
              </w:rPr>
              <w:fldChar w:fldCharType="end"/>
            </w:r>
          </w:hyperlink>
        </w:p>
        <w:p w14:paraId="1908B582" w14:textId="77777777" w:rsidR="00712CC9" w:rsidRDefault="00813CE0">
          <w:pPr>
            <w:pStyle w:val="TM2"/>
            <w:tabs>
              <w:tab w:val="left" w:pos="880"/>
              <w:tab w:val="right" w:leader="dot" w:pos="9396"/>
            </w:tabs>
            <w:rPr>
              <w:rFonts w:eastAsiaTheme="minorEastAsia"/>
              <w:noProof/>
            </w:rPr>
          </w:pPr>
          <w:hyperlink w:anchor="_Toc198117262" w:history="1">
            <w:r w:rsidR="00712CC9" w:rsidRPr="00E3602A">
              <w:rPr>
                <w:rStyle w:val="Lienhypertexte"/>
                <w:rFonts w:ascii="Times New Roman" w:eastAsiaTheme="majorEastAsia" w:hAnsi="Times New Roman" w:cs="Times New Roman"/>
                <w:b/>
                <w:noProof/>
                <w:lang w:val="fr-FR"/>
              </w:rPr>
              <w:t>2.1.</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Historique et définitions de la blockchain</w:t>
            </w:r>
            <w:r w:rsidR="00712CC9">
              <w:rPr>
                <w:noProof/>
                <w:webHidden/>
              </w:rPr>
              <w:tab/>
            </w:r>
            <w:r w:rsidR="00712CC9">
              <w:rPr>
                <w:noProof/>
                <w:webHidden/>
              </w:rPr>
              <w:fldChar w:fldCharType="begin"/>
            </w:r>
            <w:r w:rsidR="00712CC9">
              <w:rPr>
                <w:noProof/>
                <w:webHidden/>
              </w:rPr>
              <w:instrText xml:space="preserve"> PAGEREF _Toc198117262 \h </w:instrText>
            </w:r>
            <w:r w:rsidR="00712CC9">
              <w:rPr>
                <w:noProof/>
                <w:webHidden/>
              </w:rPr>
            </w:r>
            <w:r w:rsidR="00712CC9">
              <w:rPr>
                <w:noProof/>
                <w:webHidden/>
              </w:rPr>
              <w:fldChar w:fldCharType="separate"/>
            </w:r>
            <w:r w:rsidR="001D0693">
              <w:rPr>
                <w:noProof/>
                <w:webHidden/>
              </w:rPr>
              <w:t>9</w:t>
            </w:r>
            <w:r w:rsidR="00712CC9">
              <w:rPr>
                <w:noProof/>
                <w:webHidden/>
              </w:rPr>
              <w:fldChar w:fldCharType="end"/>
            </w:r>
          </w:hyperlink>
        </w:p>
        <w:p w14:paraId="7E280461" w14:textId="77777777" w:rsidR="00712CC9" w:rsidRDefault="00813CE0">
          <w:pPr>
            <w:pStyle w:val="TM3"/>
            <w:tabs>
              <w:tab w:val="left" w:pos="1320"/>
              <w:tab w:val="right" w:leader="dot" w:pos="9396"/>
            </w:tabs>
            <w:rPr>
              <w:rFonts w:eastAsiaTheme="minorEastAsia"/>
              <w:noProof/>
            </w:rPr>
          </w:pPr>
          <w:hyperlink w:anchor="_Toc198117263" w:history="1">
            <w:r w:rsidR="00712CC9" w:rsidRPr="00E3602A">
              <w:rPr>
                <w:rStyle w:val="Lienhypertexte"/>
                <w:rFonts w:ascii="Times New Roman" w:hAnsi="Times New Roman" w:cs="Times New Roman"/>
                <w:b/>
                <w:noProof/>
                <w:lang w:val="fr-FR"/>
              </w:rPr>
              <w:t>2.1.1.</w:t>
            </w:r>
            <w:r w:rsidR="00712CC9">
              <w:rPr>
                <w:rFonts w:eastAsiaTheme="minorEastAsia"/>
                <w:noProof/>
              </w:rPr>
              <w:tab/>
            </w:r>
            <w:r w:rsidR="00712CC9" w:rsidRPr="00E3602A">
              <w:rPr>
                <w:rStyle w:val="Lienhypertexte"/>
                <w:rFonts w:ascii="Times New Roman" w:hAnsi="Times New Roman" w:cs="Times New Roman"/>
                <w:b/>
                <w:noProof/>
                <w:lang w:val="fr-FR"/>
              </w:rPr>
              <w:t>Historique de la blockchain</w:t>
            </w:r>
            <w:r w:rsidR="00712CC9">
              <w:rPr>
                <w:noProof/>
                <w:webHidden/>
              </w:rPr>
              <w:tab/>
            </w:r>
            <w:r w:rsidR="00712CC9">
              <w:rPr>
                <w:noProof/>
                <w:webHidden/>
              </w:rPr>
              <w:fldChar w:fldCharType="begin"/>
            </w:r>
            <w:r w:rsidR="00712CC9">
              <w:rPr>
                <w:noProof/>
                <w:webHidden/>
              </w:rPr>
              <w:instrText xml:space="preserve"> PAGEREF _Toc198117263 \h </w:instrText>
            </w:r>
            <w:r w:rsidR="00712CC9">
              <w:rPr>
                <w:noProof/>
                <w:webHidden/>
              </w:rPr>
            </w:r>
            <w:r w:rsidR="00712CC9">
              <w:rPr>
                <w:noProof/>
                <w:webHidden/>
              </w:rPr>
              <w:fldChar w:fldCharType="separate"/>
            </w:r>
            <w:r w:rsidR="001D0693">
              <w:rPr>
                <w:noProof/>
                <w:webHidden/>
              </w:rPr>
              <w:t>9</w:t>
            </w:r>
            <w:r w:rsidR="00712CC9">
              <w:rPr>
                <w:noProof/>
                <w:webHidden/>
              </w:rPr>
              <w:fldChar w:fldCharType="end"/>
            </w:r>
          </w:hyperlink>
        </w:p>
        <w:p w14:paraId="603CFA5E" w14:textId="77777777" w:rsidR="00712CC9" w:rsidRDefault="00813CE0">
          <w:pPr>
            <w:pStyle w:val="TM3"/>
            <w:tabs>
              <w:tab w:val="left" w:pos="1320"/>
              <w:tab w:val="right" w:leader="dot" w:pos="9396"/>
            </w:tabs>
            <w:rPr>
              <w:rFonts w:eastAsiaTheme="minorEastAsia"/>
              <w:noProof/>
            </w:rPr>
          </w:pPr>
          <w:hyperlink w:anchor="_Toc198117264" w:history="1">
            <w:r w:rsidR="00712CC9" w:rsidRPr="00E3602A">
              <w:rPr>
                <w:rStyle w:val="Lienhypertexte"/>
                <w:rFonts w:ascii="Times New Roman" w:hAnsi="Times New Roman" w:cs="Times New Roman"/>
                <w:b/>
                <w:noProof/>
                <w:lang w:val="fr-FR"/>
              </w:rPr>
              <w:t>2.1.2.</w:t>
            </w:r>
            <w:r w:rsidR="00712CC9">
              <w:rPr>
                <w:rFonts w:eastAsiaTheme="minorEastAsia"/>
                <w:noProof/>
              </w:rPr>
              <w:tab/>
            </w:r>
            <w:r w:rsidR="00712CC9" w:rsidRPr="00E3602A">
              <w:rPr>
                <w:rStyle w:val="Lienhypertexte"/>
                <w:rFonts w:ascii="Times New Roman" w:hAnsi="Times New Roman" w:cs="Times New Roman"/>
                <w:b/>
                <w:noProof/>
                <w:lang w:val="fr-FR"/>
              </w:rPr>
              <w:t>Définitions de la blockchain</w:t>
            </w:r>
            <w:r w:rsidR="00712CC9">
              <w:rPr>
                <w:noProof/>
                <w:webHidden/>
              </w:rPr>
              <w:tab/>
            </w:r>
            <w:r w:rsidR="00712CC9">
              <w:rPr>
                <w:noProof/>
                <w:webHidden/>
              </w:rPr>
              <w:fldChar w:fldCharType="begin"/>
            </w:r>
            <w:r w:rsidR="00712CC9">
              <w:rPr>
                <w:noProof/>
                <w:webHidden/>
              </w:rPr>
              <w:instrText xml:space="preserve"> PAGEREF _Toc198117264 \h </w:instrText>
            </w:r>
            <w:r w:rsidR="00712CC9">
              <w:rPr>
                <w:noProof/>
                <w:webHidden/>
              </w:rPr>
            </w:r>
            <w:r w:rsidR="00712CC9">
              <w:rPr>
                <w:noProof/>
                <w:webHidden/>
              </w:rPr>
              <w:fldChar w:fldCharType="separate"/>
            </w:r>
            <w:r w:rsidR="001D0693">
              <w:rPr>
                <w:noProof/>
                <w:webHidden/>
              </w:rPr>
              <w:t>10</w:t>
            </w:r>
            <w:r w:rsidR="00712CC9">
              <w:rPr>
                <w:noProof/>
                <w:webHidden/>
              </w:rPr>
              <w:fldChar w:fldCharType="end"/>
            </w:r>
          </w:hyperlink>
        </w:p>
        <w:p w14:paraId="1E5DCF2D" w14:textId="77777777" w:rsidR="00712CC9" w:rsidRDefault="00813CE0">
          <w:pPr>
            <w:pStyle w:val="TM2"/>
            <w:tabs>
              <w:tab w:val="left" w:pos="880"/>
              <w:tab w:val="right" w:leader="dot" w:pos="9396"/>
            </w:tabs>
            <w:rPr>
              <w:rFonts w:eastAsiaTheme="minorEastAsia"/>
              <w:noProof/>
            </w:rPr>
          </w:pPr>
          <w:hyperlink w:anchor="_Toc198117265" w:history="1">
            <w:r w:rsidR="00712CC9" w:rsidRPr="00E3602A">
              <w:rPr>
                <w:rStyle w:val="Lienhypertexte"/>
                <w:rFonts w:ascii="Times New Roman" w:eastAsiaTheme="majorEastAsia" w:hAnsi="Times New Roman" w:cs="Times New Roman"/>
                <w:b/>
                <w:noProof/>
                <w:lang w:val="fr-FR"/>
              </w:rPr>
              <w:t>2.2.</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Types de blockchain</w:t>
            </w:r>
            <w:r w:rsidR="00712CC9">
              <w:rPr>
                <w:noProof/>
                <w:webHidden/>
              </w:rPr>
              <w:tab/>
            </w:r>
            <w:r w:rsidR="00712CC9">
              <w:rPr>
                <w:noProof/>
                <w:webHidden/>
              </w:rPr>
              <w:fldChar w:fldCharType="begin"/>
            </w:r>
            <w:r w:rsidR="00712CC9">
              <w:rPr>
                <w:noProof/>
                <w:webHidden/>
              </w:rPr>
              <w:instrText xml:space="preserve"> PAGEREF _Toc198117265 \h </w:instrText>
            </w:r>
            <w:r w:rsidR="00712CC9">
              <w:rPr>
                <w:noProof/>
                <w:webHidden/>
              </w:rPr>
            </w:r>
            <w:r w:rsidR="00712CC9">
              <w:rPr>
                <w:noProof/>
                <w:webHidden/>
              </w:rPr>
              <w:fldChar w:fldCharType="separate"/>
            </w:r>
            <w:r w:rsidR="001D0693">
              <w:rPr>
                <w:noProof/>
                <w:webHidden/>
              </w:rPr>
              <w:t>12</w:t>
            </w:r>
            <w:r w:rsidR="00712CC9">
              <w:rPr>
                <w:noProof/>
                <w:webHidden/>
              </w:rPr>
              <w:fldChar w:fldCharType="end"/>
            </w:r>
          </w:hyperlink>
        </w:p>
        <w:p w14:paraId="0FE1C1D3" w14:textId="77777777" w:rsidR="00712CC9" w:rsidRDefault="00813CE0">
          <w:pPr>
            <w:pStyle w:val="TM2"/>
            <w:tabs>
              <w:tab w:val="left" w:pos="880"/>
              <w:tab w:val="right" w:leader="dot" w:pos="9396"/>
            </w:tabs>
            <w:rPr>
              <w:rFonts w:eastAsiaTheme="minorEastAsia"/>
              <w:noProof/>
            </w:rPr>
          </w:pPr>
          <w:hyperlink w:anchor="_Toc198117266" w:history="1">
            <w:r w:rsidR="00712CC9" w:rsidRPr="00E3602A">
              <w:rPr>
                <w:rStyle w:val="Lienhypertexte"/>
                <w:rFonts w:ascii="Times New Roman" w:eastAsiaTheme="majorEastAsia" w:hAnsi="Times New Roman" w:cs="Times New Roman"/>
                <w:b/>
                <w:noProof/>
                <w:lang w:val="fr-FR"/>
              </w:rPr>
              <w:t>2.3.</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Architecture de la blockchain</w:t>
            </w:r>
            <w:r w:rsidR="00712CC9">
              <w:rPr>
                <w:noProof/>
                <w:webHidden/>
              </w:rPr>
              <w:tab/>
            </w:r>
            <w:r w:rsidR="00712CC9">
              <w:rPr>
                <w:noProof/>
                <w:webHidden/>
              </w:rPr>
              <w:fldChar w:fldCharType="begin"/>
            </w:r>
            <w:r w:rsidR="00712CC9">
              <w:rPr>
                <w:noProof/>
                <w:webHidden/>
              </w:rPr>
              <w:instrText xml:space="preserve"> PAGEREF _Toc198117266 \h </w:instrText>
            </w:r>
            <w:r w:rsidR="00712CC9">
              <w:rPr>
                <w:noProof/>
                <w:webHidden/>
              </w:rPr>
            </w:r>
            <w:r w:rsidR="00712CC9">
              <w:rPr>
                <w:noProof/>
                <w:webHidden/>
              </w:rPr>
              <w:fldChar w:fldCharType="separate"/>
            </w:r>
            <w:r w:rsidR="001D0693">
              <w:rPr>
                <w:noProof/>
                <w:webHidden/>
              </w:rPr>
              <w:t>14</w:t>
            </w:r>
            <w:r w:rsidR="00712CC9">
              <w:rPr>
                <w:noProof/>
                <w:webHidden/>
              </w:rPr>
              <w:fldChar w:fldCharType="end"/>
            </w:r>
          </w:hyperlink>
        </w:p>
        <w:p w14:paraId="62D57246" w14:textId="77777777" w:rsidR="00712CC9" w:rsidRDefault="00813CE0">
          <w:pPr>
            <w:pStyle w:val="TM3"/>
            <w:tabs>
              <w:tab w:val="left" w:pos="1320"/>
              <w:tab w:val="right" w:leader="dot" w:pos="9396"/>
            </w:tabs>
            <w:rPr>
              <w:rFonts w:eastAsiaTheme="minorEastAsia"/>
              <w:noProof/>
            </w:rPr>
          </w:pPr>
          <w:hyperlink w:anchor="_Toc198117267" w:history="1">
            <w:r w:rsidR="00712CC9" w:rsidRPr="00E3602A">
              <w:rPr>
                <w:rStyle w:val="Lienhypertexte"/>
                <w:rFonts w:ascii="Times New Roman" w:hAnsi="Times New Roman" w:cs="Times New Roman"/>
                <w:b/>
                <w:noProof/>
                <w:lang w:val="fr-FR"/>
              </w:rPr>
              <w:t>2.3.1.</w:t>
            </w:r>
            <w:r w:rsidR="00712CC9">
              <w:rPr>
                <w:rFonts w:eastAsiaTheme="minorEastAsia"/>
                <w:noProof/>
              </w:rPr>
              <w:tab/>
            </w:r>
            <w:r w:rsidR="00712CC9" w:rsidRPr="00E3602A">
              <w:rPr>
                <w:rStyle w:val="Lienhypertexte"/>
                <w:rFonts w:ascii="Times New Roman" w:hAnsi="Times New Roman" w:cs="Times New Roman"/>
                <w:b/>
                <w:noProof/>
                <w:lang w:val="fr-FR"/>
              </w:rPr>
              <w:t>Structure de la blockchain</w:t>
            </w:r>
            <w:r w:rsidR="00712CC9">
              <w:rPr>
                <w:noProof/>
                <w:webHidden/>
              </w:rPr>
              <w:tab/>
            </w:r>
            <w:r w:rsidR="00712CC9">
              <w:rPr>
                <w:noProof/>
                <w:webHidden/>
              </w:rPr>
              <w:fldChar w:fldCharType="begin"/>
            </w:r>
            <w:r w:rsidR="00712CC9">
              <w:rPr>
                <w:noProof/>
                <w:webHidden/>
              </w:rPr>
              <w:instrText xml:space="preserve"> PAGEREF _Toc198117267 \h </w:instrText>
            </w:r>
            <w:r w:rsidR="00712CC9">
              <w:rPr>
                <w:noProof/>
                <w:webHidden/>
              </w:rPr>
            </w:r>
            <w:r w:rsidR="00712CC9">
              <w:rPr>
                <w:noProof/>
                <w:webHidden/>
              </w:rPr>
              <w:fldChar w:fldCharType="separate"/>
            </w:r>
            <w:r w:rsidR="001D0693">
              <w:rPr>
                <w:noProof/>
                <w:webHidden/>
              </w:rPr>
              <w:t>15</w:t>
            </w:r>
            <w:r w:rsidR="00712CC9">
              <w:rPr>
                <w:noProof/>
                <w:webHidden/>
              </w:rPr>
              <w:fldChar w:fldCharType="end"/>
            </w:r>
          </w:hyperlink>
        </w:p>
        <w:p w14:paraId="318DD13B" w14:textId="77777777" w:rsidR="00712CC9" w:rsidRDefault="00813CE0">
          <w:pPr>
            <w:pStyle w:val="TM3"/>
            <w:tabs>
              <w:tab w:val="left" w:pos="1320"/>
              <w:tab w:val="right" w:leader="dot" w:pos="9396"/>
            </w:tabs>
            <w:rPr>
              <w:rFonts w:eastAsiaTheme="minorEastAsia"/>
              <w:noProof/>
            </w:rPr>
          </w:pPr>
          <w:hyperlink w:anchor="_Toc198117268" w:history="1">
            <w:r w:rsidR="00712CC9" w:rsidRPr="00E3602A">
              <w:rPr>
                <w:rStyle w:val="Lienhypertexte"/>
                <w:rFonts w:ascii="Times New Roman" w:hAnsi="Times New Roman" w:cs="Times New Roman"/>
                <w:b/>
                <w:noProof/>
                <w:lang w:val="fr-FR"/>
              </w:rPr>
              <w:t>2.3.2.</w:t>
            </w:r>
            <w:r w:rsidR="00712CC9">
              <w:rPr>
                <w:rFonts w:eastAsiaTheme="minorEastAsia"/>
                <w:noProof/>
              </w:rPr>
              <w:tab/>
            </w:r>
            <w:r w:rsidR="00712CC9" w:rsidRPr="00E3602A">
              <w:rPr>
                <w:rStyle w:val="Lienhypertexte"/>
                <w:rFonts w:ascii="Times New Roman" w:hAnsi="Times New Roman" w:cs="Times New Roman"/>
                <w:b/>
                <w:noProof/>
                <w:lang w:val="fr-FR"/>
              </w:rPr>
              <w:t>Fonctionnement de la blockchain</w:t>
            </w:r>
            <w:r w:rsidR="00712CC9">
              <w:rPr>
                <w:noProof/>
                <w:webHidden/>
              </w:rPr>
              <w:tab/>
            </w:r>
            <w:r w:rsidR="00712CC9">
              <w:rPr>
                <w:noProof/>
                <w:webHidden/>
              </w:rPr>
              <w:fldChar w:fldCharType="begin"/>
            </w:r>
            <w:r w:rsidR="00712CC9">
              <w:rPr>
                <w:noProof/>
                <w:webHidden/>
              </w:rPr>
              <w:instrText xml:space="preserve"> PAGEREF _Toc198117268 \h </w:instrText>
            </w:r>
            <w:r w:rsidR="00712CC9">
              <w:rPr>
                <w:noProof/>
                <w:webHidden/>
              </w:rPr>
            </w:r>
            <w:r w:rsidR="00712CC9">
              <w:rPr>
                <w:noProof/>
                <w:webHidden/>
              </w:rPr>
              <w:fldChar w:fldCharType="separate"/>
            </w:r>
            <w:r w:rsidR="001D0693">
              <w:rPr>
                <w:noProof/>
                <w:webHidden/>
              </w:rPr>
              <w:t>18</w:t>
            </w:r>
            <w:r w:rsidR="00712CC9">
              <w:rPr>
                <w:noProof/>
                <w:webHidden/>
              </w:rPr>
              <w:fldChar w:fldCharType="end"/>
            </w:r>
          </w:hyperlink>
        </w:p>
        <w:p w14:paraId="28A08A32" w14:textId="77777777" w:rsidR="00712CC9" w:rsidRDefault="00813CE0">
          <w:pPr>
            <w:pStyle w:val="TM2"/>
            <w:tabs>
              <w:tab w:val="left" w:pos="880"/>
              <w:tab w:val="right" w:leader="dot" w:pos="9396"/>
            </w:tabs>
            <w:rPr>
              <w:rFonts w:eastAsiaTheme="minorEastAsia"/>
              <w:noProof/>
            </w:rPr>
          </w:pPr>
          <w:hyperlink w:anchor="_Toc198117269" w:history="1">
            <w:r w:rsidR="00712CC9" w:rsidRPr="00E3602A">
              <w:rPr>
                <w:rStyle w:val="Lienhypertexte"/>
                <w:rFonts w:ascii="Times New Roman" w:eastAsiaTheme="majorEastAsia" w:hAnsi="Times New Roman" w:cs="Times New Roman"/>
                <w:b/>
                <w:noProof/>
                <w:lang w:val="fr-FR"/>
              </w:rPr>
              <w:t>2.4.</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Protocoles de consensus</w:t>
            </w:r>
            <w:r w:rsidR="00712CC9">
              <w:rPr>
                <w:noProof/>
                <w:webHidden/>
              </w:rPr>
              <w:tab/>
            </w:r>
            <w:r w:rsidR="00712CC9">
              <w:rPr>
                <w:noProof/>
                <w:webHidden/>
              </w:rPr>
              <w:fldChar w:fldCharType="begin"/>
            </w:r>
            <w:r w:rsidR="00712CC9">
              <w:rPr>
                <w:noProof/>
                <w:webHidden/>
              </w:rPr>
              <w:instrText xml:space="preserve"> PAGEREF _Toc198117269 \h </w:instrText>
            </w:r>
            <w:r w:rsidR="00712CC9">
              <w:rPr>
                <w:noProof/>
                <w:webHidden/>
              </w:rPr>
            </w:r>
            <w:r w:rsidR="00712CC9">
              <w:rPr>
                <w:noProof/>
                <w:webHidden/>
              </w:rPr>
              <w:fldChar w:fldCharType="separate"/>
            </w:r>
            <w:r w:rsidR="001D0693">
              <w:rPr>
                <w:noProof/>
                <w:webHidden/>
              </w:rPr>
              <w:t>19</w:t>
            </w:r>
            <w:r w:rsidR="00712CC9">
              <w:rPr>
                <w:noProof/>
                <w:webHidden/>
              </w:rPr>
              <w:fldChar w:fldCharType="end"/>
            </w:r>
          </w:hyperlink>
        </w:p>
        <w:p w14:paraId="31E257C3" w14:textId="77777777" w:rsidR="00712CC9" w:rsidRDefault="00813CE0">
          <w:pPr>
            <w:pStyle w:val="TM2"/>
            <w:tabs>
              <w:tab w:val="left" w:pos="880"/>
              <w:tab w:val="right" w:leader="dot" w:pos="9396"/>
            </w:tabs>
            <w:rPr>
              <w:rFonts w:eastAsiaTheme="minorEastAsia"/>
              <w:noProof/>
            </w:rPr>
          </w:pPr>
          <w:hyperlink w:anchor="_Toc198117270" w:history="1">
            <w:r w:rsidR="00712CC9" w:rsidRPr="00E3602A">
              <w:rPr>
                <w:rStyle w:val="Lienhypertexte"/>
                <w:rFonts w:ascii="Times New Roman" w:eastAsiaTheme="majorEastAsia" w:hAnsi="Times New Roman" w:cs="Times New Roman"/>
                <w:b/>
                <w:noProof/>
                <w:lang w:val="fr-FR"/>
              </w:rPr>
              <w:t>2.5.</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Smart contracts (contrats intelligents)</w:t>
            </w:r>
            <w:r w:rsidR="00712CC9">
              <w:rPr>
                <w:noProof/>
                <w:webHidden/>
              </w:rPr>
              <w:tab/>
            </w:r>
            <w:r w:rsidR="00712CC9">
              <w:rPr>
                <w:noProof/>
                <w:webHidden/>
              </w:rPr>
              <w:fldChar w:fldCharType="begin"/>
            </w:r>
            <w:r w:rsidR="00712CC9">
              <w:rPr>
                <w:noProof/>
                <w:webHidden/>
              </w:rPr>
              <w:instrText xml:space="preserve"> PAGEREF _Toc198117270 \h </w:instrText>
            </w:r>
            <w:r w:rsidR="00712CC9">
              <w:rPr>
                <w:noProof/>
                <w:webHidden/>
              </w:rPr>
            </w:r>
            <w:r w:rsidR="00712CC9">
              <w:rPr>
                <w:noProof/>
                <w:webHidden/>
              </w:rPr>
              <w:fldChar w:fldCharType="separate"/>
            </w:r>
            <w:r w:rsidR="001D0693">
              <w:rPr>
                <w:noProof/>
                <w:webHidden/>
              </w:rPr>
              <w:t>21</w:t>
            </w:r>
            <w:r w:rsidR="00712CC9">
              <w:rPr>
                <w:noProof/>
                <w:webHidden/>
              </w:rPr>
              <w:fldChar w:fldCharType="end"/>
            </w:r>
          </w:hyperlink>
        </w:p>
        <w:p w14:paraId="534DA523" w14:textId="77777777" w:rsidR="00712CC9" w:rsidRDefault="00813CE0">
          <w:pPr>
            <w:pStyle w:val="TM2"/>
            <w:tabs>
              <w:tab w:val="left" w:pos="880"/>
              <w:tab w:val="right" w:leader="dot" w:pos="9396"/>
            </w:tabs>
            <w:rPr>
              <w:rFonts w:eastAsiaTheme="minorEastAsia"/>
              <w:noProof/>
            </w:rPr>
          </w:pPr>
          <w:hyperlink w:anchor="_Toc198117271" w:history="1">
            <w:r w:rsidR="00712CC9" w:rsidRPr="00E3602A">
              <w:rPr>
                <w:rStyle w:val="Lienhypertexte"/>
                <w:rFonts w:ascii="Times New Roman" w:eastAsiaTheme="majorEastAsia" w:hAnsi="Times New Roman" w:cs="Times New Roman"/>
                <w:b/>
                <w:noProof/>
                <w:lang w:val="fr-FR"/>
              </w:rPr>
              <w:t>2.6.</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Exemple de blockchain : Ethereum</w:t>
            </w:r>
            <w:r w:rsidR="00712CC9">
              <w:rPr>
                <w:noProof/>
                <w:webHidden/>
              </w:rPr>
              <w:tab/>
            </w:r>
            <w:r w:rsidR="00712CC9">
              <w:rPr>
                <w:noProof/>
                <w:webHidden/>
              </w:rPr>
              <w:fldChar w:fldCharType="begin"/>
            </w:r>
            <w:r w:rsidR="00712CC9">
              <w:rPr>
                <w:noProof/>
                <w:webHidden/>
              </w:rPr>
              <w:instrText xml:space="preserve"> PAGEREF _Toc198117271 \h </w:instrText>
            </w:r>
            <w:r w:rsidR="00712CC9">
              <w:rPr>
                <w:noProof/>
                <w:webHidden/>
              </w:rPr>
            </w:r>
            <w:r w:rsidR="00712CC9">
              <w:rPr>
                <w:noProof/>
                <w:webHidden/>
              </w:rPr>
              <w:fldChar w:fldCharType="separate"/>
            </w:r>
            <w:r w:rsidR="001D0693">
              <w:rPr>
                <w:noProof/>
                <w:webHidden/>
              </w:rPr>
              <w:t>23</w:t>
            </w:r>
            <w:r w:rsidR="00712CC9">
              <w:rPr>
                <w:noProof/>
                <w:webHidden/>
              </w:rPr>
              <w:fldChar w:fldCharType="end"/>
            </w:r>
          </w:hyperlink>
        </w:p>
        <w:p w14:paraId="64C50CA0" w14:textId="77777777" w:rsidR="00712CC9" w:rsidRDefault="00813CE0">
          <w:pPr>
            <w:pStyle w:val="TM3"/>
            <w:tabs>
              <w:tab w:val="left" w:pos="1320"/>
              <w:tab w:val="right" w:leader="dot" w:pos="9396"/>
            </w:tabs>
            <w:rPr>
              <w:rFonts w:eastAsiaTheme="minorEastAsia"/>
              <w:noProof/>
            </w:rPr>
          </w:pPr>
          <w:hyperlink w:anchor="_Toc198117272" w:history="1">
            <w:r w:rsidR="00712CC9" w:rsidRPr="00E3602A">
              <w:rPr>
                <w:rStyle w:val="Lienhypertexte"/>
                <w:rFonts w:ascii="Times New Roman" w:hAnsi="Times New Roman" w:cs="Times New Roman"/>
                <w:b/>
                <w:noProof/>
                <w:lang w:val="fr-FR"/>
              </w:rPr>
              <w:t>2.6.1.</w:t>
            </w:r>
            <w:r w:rsidR="00712CC9">
              <w:rPr>
                <w:rFonts w:eastAsiaTheme="minorEastAsia"/>
                <w:noProof/>
              </w:rPr>
              <w:tab/>
            </w:r>
            <w:r w:rsidR="00712CC9" w:rsidRPr="00E3602A">
              <w:rPr>
                <w:rStyle w:val="Lienhypertexte"/>
                <w:rFonts w:ascii="Times New Roman" w:hAnsi="Times New Roman" w:cs="Times New Roman"/>
                <w:b/>
                <w:noProof/>
                <w:lang w:val="fr-FR"/>
              </w:rPr>
              <w:t>Historique et évolution d’Ethereum</w:t>
            </w:r>
            <w:r w:rsidR="00712CC9">
              <w:rPr>
                <w:noProof/>
                <w:webHidden/>
              </w:rPr>
              <w:tab/>
            </w:r>
            <w:r w:rsidR="00712CC9">
              <w:rPr>
                <w:noProof/>
                <w:webHidden/>
              </w:rPr>
              <w:fldChar w:fldCharType="begin"/>
            </w:r>
            <w:r w:rsidR="00712CC9">
              <w:rPr>
                <w:noProof/>
                <w:webHidden/>
              </w:rPr>
              <w:instrText xml:space="preserve"> PAGEREF _Toc198117272 \h </w:instrText>
            </w:r>
            <w:r w:rsidR="00712CC9">
              <w:rPr>
                <w:noProof/>
                <w:webHidden/>
              </w:rPr>
            </w:r>
            <w:r w:rsidR="00712CC9">
              <w:rPr>
                <w:noProof/>
                <w:webHidden/>
              </w:rPr>
              <w:fldChar w:fldCharType="separate"/>
            </w:r>
            <w:r w:rsidR="001D0693">
              <w:rPr>
                <w:noProof/>
                <w:webHidden/>
              </w:rPr>
              <w:t>23</w:t>
            </w:r>
            <w:r w:rsidR="00712CC9">
              <w:rPr>
                <w:noProof/>
                <w:webHidden/>
              </w:rPr>
              <w:fldChar w:fldCharType="end"/>
            </w:r>
          </w:hyperlink>
        </w:p>
        <w:p w14:paraId="768238F4" w14:textId="77777777" w:rsidR="00712CC9" w:rsidRDefault="00813CE0">
          <w:pPr>
            <w:pStyle w:val="TM3"/>
            <w:tabs>
              <w:tab w:val="left" w:pos="1320"/>
              <w:tab w:val="right" w:leader="dot" w:pos="9396"/>
            </w:tabs>
            <w:rPr>
              <w:rFonts w:eastAsiaTheme="minorEastAsia"/>
              <w:noProof/>
            </w:rPr>
          </w:pPr>
          <w:hyperlink w:anchor="_Toc198117273" w:history="1">
            <w:r w:rsidR="00712CC9" w:rsidRPr="00E3602A">
              <w:rPr>
                <w:rStyle w:val="Lienhypertexte"/>
                <w:rFonts w:ascii="Times New Roman" w:hAnsi="Times New Roman" w:cs="Times New Roman"/>
                <w:b/>
                <w:noProof/>
                <w:lang w:val="fr-FR"/>
              </w:rPr>
              <w:t>2.6.2.</w:t>
            </w:r>
            <w:r w:rsidR="00712CC9">
              <w:rPr>
                <w:rFonts w:eastAsiaTheme="minorEastAsia"/>
                <w:noProof/>
              </w:rPr>
              <w:tab/>
            </w:r>
            <w:r w:rsidR="00712CC9" w:rsidRPr="00E3602A">
              <w:rPr>
                <w:rStyle w:val="Lienhypertexte"/>
                <w:rFonts w:ascii="Times New Roman" w:hAnsi="Times New Roman" w:cs="Times New Roman"/>
                <w:b/>
                <w:noProof/>
                <w:lang w:val="fr-FR"/>
              </w:rPr>
              <w:t>Architecture et fonctionnement d’Ethereum</w:t>
            </w:r>
            <w:r w:rsidR="00712CC9">
              <w:rPr>
                <w:noProof/>
                <w:webHidden/>
              </w:rPr>
              <w:tab/>
            </w:r>
            <w:r w:rsidR="00712CC9">
              <w:rPr>
                <w:noProof/>
                <w:webHidden/>
              </w:rPr>
              <w:fldChar w:fldCharType="begin"/>
            </w:r>
            <w:r w:rsidR="00712CC9">
              <w:rPr>
                <w:noProof/>
                <w:webHidden/>
              </w:rPr>
              <w:instrText xml:space="preserve"> PAGEREF _Toc198117273 \h </w:instrText>
            </w:r>
            <w:r w:rsidR="00712CC9">
              <w:rPr>
                <w:noProof/>
                <w:webHidden/>
              </w:rPr>
            </w:r>
            <w:r w:rsidR="00712CC9">
              <w:rPr>
                <w:noProof/>
                <w:webHidden/>
              </w:rPr>
              <w:fldChar w:fldCharType="separate"/>
            </w:r>
            <w:r w:rsidR="001D0693">
              <w:rPr>
                <w:noProof/>
                <w:webHidden/>
              </w:rPr>
              <w:t>25</w:t>
            </w:r>
            <w:r w:rsidR="00712CC9">
              <w:rPr>
                <w:noProof/>
                <w:webHidden/>
              </w:rPr>
              <w:fldChar w:fldCharType="end"/>
            </w:r>
          </w:hyperlink>
        </w:p>
        <w:p w14:paraId="7CCFD8E1" w14:textId="77777777" w:rsidR="00712CC9" w:rsidRDefault="00813CE0">
          <w:pPr>
            <w:pStyle w:val="TM1"/>
            <w:tabs>
              <w:tab w:val="right" w:leader="dot" w:pos="9396"/>
            </w:tabs>
            <w:rPr>
              <w:rFonts w:eastAsiaTheme="minorEastAsia"/>
              <w:noProof/>
            </w:rPr>
          </w:pPr>
          <w:hyperlink w:anchor="_Toc198117274" w:history="1">
            <w:r w:rsidR="00712CC9" w:rsidRPr="00E3602A">
              <w:rPr>
                <w:rStyle w:val="Lienhypertexte"/>
                <w:rFonts w:ascii="Times New Roman" w:eastAsiaTheme="majorEastAsia" w:hAnsi="Times New Roman" w:cs="Times New Roman"/>
                <w:b/>
                <w:noProof/>
                <w:lang w:val="fr-FR"/>
              </w:rPr>
              <w:t>CHAPITRE 3 : ÉTAT DE L’ART SUR L’AUTHENTIFICATION DES DOCUMENTS À L’AIDE DE LA BLOCKCHAIN</w:t>
            </w:r>
            <w:r w:rsidR="00712CC9">
              <w:rPr>
                <w:noProof/>
                <w:webHidden/>
              </w:rPr>
              <w:tab/>
            </w:r>
            <w:r w:rsidR="00712CC9">
              <w:rPr>
                <w:noProof/>
                <w:webHidden/>
              </w:rPr>
              <w:fldChar w:fldCharType="begin"/>
            </w:r>
            <w:r w:rsidR="00712CC9">
              <w:rPr>
                <w:noProof/>
                <w:webHidden/>
              </w:rPr>
              <w:instrText xml:space="preserve"> PAGEREF _Toc198117274 \h </w:instrText>
            </w:r>
            <w:r w:rsidR="00712CC9">
              <w:rPr>
                <w:noProof/>
                <w:webHidden/>
              </w:rPr>
            </w:r>
            <w:r w:rsidR="00712CC9">
              <w:rPr>
                <w:noProof/>
                <w:webHidden/>
              </w:rPr>
              <w:fldChar w:fldCharType="separate"/>
            </w:r>
            <w:r w:rsidR="001D0693">
              <w:rPr>
                <w:noProof/>
                <w:webHidden/>
              </w:rPr>
              <w:t>33</w:t>
            </w:r>
            <w:r w:rsidR="00712CC9">
              <w:rPr>
                <w:noProof/>
                <w:webHidden/>
              </w:rPr>
              <w:fldChar w:fldCharType="end"/>
            </w:r>
          </w:hyperlink>
        </w:p>
        <w:p w14:paraId="4CC033D6" w14:textId="77777777" w:rsidR="00712CC9" w:rsidRDefault="00813CE0">
          <w:pPr>
            <w:pStyle w:val="TM2"/>
            <w:tabs>
              <w:tab w:val="left" w:pos="880"/>
              <w:tab w:val="right" w:leader="dot" w:pos="9396"/>
            </w:tabs>
            <w:rPr>
              <w:rFonts w:eastAsiaTheme="minorEastAsia"/>
              <w:noProof/>
            </w:rPr>
          </w:pPr>
          <w:hyperlink w:anchor="_Toc198117275" w:history="1">
            <w:r w:rsidR="00712CC9" w:rsidRPr="00E3602A">
              <w:rPr>
                <w:rStyle w:val="Lienhypertexte"/>
                <w:rFonts w:ascii="Times New Roman" w:eastAsiaTheme="majorEastAsia" w:hAnsi="Times New Roman" w:cs="Times New Roman"/>
                <w:b/>
                <w:noProof/>
                <w:lang w:val="fr-FR"/>
              </w:rPr>
              <w:t>3.1.</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Authentification de documents</w:t>
            </w:r>
            <w:r w:rsidR="00712CC9">
              <w:rPr>
                <w:noProof/>
                <w:webHidden/>
              </w:rPr>
              <w:tab/>
            </w:r>
            <w:r w:rsidR="00712CC9">
              <w:rPr>
                <w:noProof/>
                <w:webHidden/>
              </w:rPr>
              <w:fldChar w:fldCharType="begin"/>
            </w:r>
            <w:r w:rsidR="00712CC9">
              <w:rPr>
                <w:noProof/>
                <w:webHidden/>
              </w:rPr>
              <w:instrText xml:space="preserve"> PAGEREF _Toc198117275 \h </w:instrText>
            </w:r>
            <w:r w:rsidR="00712CC9">
              <w:rPr>
                <w:noProof/>
                <w:webHidden/>
              </w:rPr>
            </w:r>
            <w:r w:rsidR="00712CC9">
              <w:rPr>
                <w:noProof/>
                <w:webHidden/>
              </w:rPr>
              <w:fldChar w:fldCharType="separate"/>
            </w:r>
            <w:r w:rsidR="001D0693">
              <w:rPr>
                <w:noProof/>
                <w:webHidden/>
              </w:rPr>
              <w:t>33</w:t>
            </w:r>
            <w:r w:rsidR="00712CC9">
              <w:rPr>
                <w:noProof/>
                <w:webHidden/>
              </w:rPr>
              <w:fldChar w:fldCharType="end"/>
            </w:r>
          </w:hyperlink>
        </w:p>
        <w:p w14:paraId="04917B94" w14:textId="77777777" w:rsidR="00712CC9" w:rsidRDefault="00813CE0">
          <w:pPr>
            <w:pStyle w:val="TM2"/>
            <w:tabs>
              <w:tab w:val="left" w:pos="880"/>
              <w:tab w:val="right" w:leader="dot" w:pos="9396"/>
            </w:tabs>
            <w:rPr>
              <w:rFonts w:eastAsiaTheme="minorEastAsia"/>
              <w:noProof/>
            </w:rPr>
          </w:pPr>
          <w:hyperlink w:anchor="_Toc198117276" w:history="1">
            <w:r w:rsidR="00712CC9" w:rsidRPr="00E3602A">
              <w:rPr>
                <w:rStyle w:val="Lienhypertexte"/>
                <w:rFonts w:ascii="Times New Roman" w:eastAsiaTheme="majorEastAsia" w:hAnsi="Times New Roman" w:cs="Times New Roman"/>
                <w:b/>
                <w:noProof/>
                <w:lang w:val="fr-FR"/>
              </w:rPr>
              <w:t>3.2.</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Méthodes d’authentification de documents</w:t>
            </w:r>
            <w:r w:rsidR="00712CC9">
              <w:rPr>
                <w:noProof/>
                <w:webHidden/>
              </w:rPr>
              <w:tab/>
            </w:r>
            <w:r w:rsidR="00712CC9">
              <w:rPr>
                <w:noProof/>
                <w:webHidden/>
              </w:rPr>
              <w:fldChar w:fldCharType="begin"/>
            </w:r>
            <w:r w:rsidR="00712CC9">
              <w:rPr>
                <w:noProof/>
                <w:webHidden/>
              </w:rPr>
              <w:instrText xml:space="preserve"> PAGEREF _Toc198117276 \h </w:instrText>
            </w:r>
            <w:r w:rsidR="00712CC9">
              <w:rPr>
                <w:noProof/>
                <w:webHidden/>
              </w:rPr>
            </w:r>
            <w:r w:rsidR="00712CC9">
              <w:rPr>
                <w:noProof/>
                <w:webHidden/>
              </w:rPr>
              <w:fldChar w:fldCharType="separate"/>
            </w:r>
            <w:r w:rsidR="001D0693">
              <w:rPr>
                <w:noProof/>
                <w:webHidden/>
              </w:rPr>
              <w:t>34</w:t>
            </w:r>
            <w:r w:rsidR="00712CC9">
              <w:rPr>
                <w:noProof/>
                <w:webHidden/>
              </w:rPr>
              <w:fldChar w:fldCharType="end"/>
            </w:r>
          </w:hyperlink>
        </w:p>
        <w:p w14:paraId="5C3E8048" w14:textId="77777777" w:rsidR="00712CC9" w:rsidRDefault="00813CE0">
          <w:pPr>
            <w:pStyle w:val="TM2"/>
            <w:tabs>
              <w:tab w:val="left" w:pos="880"/>
              <w:tab w:val="right" w:leader="dot" w:pos="9396"/>
            </w:tabs>
            <w:rPr>
              <w:rFonts w:eastAsiaTheme="minorEastAsia"/>
              <w:noProof/>
            </w:rPr>
          </w:pPr>
          <w:hyperlink w:anchor="_Toc198117277" w:history="1">
            <w:r w:rsidR="00712CC9" w:rsidRPr="00E3602A">
              <w:rPr>
                <w:rStyle w:val="Lienhypertexte"/>
                <w:rFonts w:ascii="Times New Roman" w:eastAsiaTheme="majorEastAsia" w:hAnsi="Times New Roman" w:cs="Times New Roman"/>
                <w:b/>
                <w:noProof/>
                <w:lang w:val="fr-FR"/>
              </w:rPr>
              <w:t>3.3.</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Discussion</w:t>
            </w:r>
            <w:r w:rsidR="00712CC9">
              <w:rPr>
                <w:noProof/>
                <w:webHidden/>
              </w:rPr>
              <w:tab/>
            </w:r>
            <w:r w:rsidR="00712CC9">
              <w:rPr>
                <w:noProof/>
                <w:webHidden/>
              </w:rPr>
              <w:fldChar w:fldCharType="begin"/>
            </w:r>
            <w:r w:rsidR="00712CC9">
              <w:rPr>
                <w:noProof/>
                <w:webHidden/>
              </w:rPr>
              <w:instrText xml:space="preserve"> PAGEREF _Toc198117277 \h </w:instrText>
            </w:r>
            <w:r w:rsidR="00712CC9">
              <w:rPr>
                <w:noProof/>
                <w:webHidden/>
              </w:rPr>
            </w:r>
            <w:r w:rsidR="00712CC9">
              <w:rPr>
                <w:noProof/>
                <w:webHidden/>
              </w:rPr>
              <w:fldChar w:fldCharType="separate"/>
            </w:r>
            <w:r w:rsidR="001D0693">
              <w:rPr>
                <w:noProof/>
                <w:webHidden/>
              </w:rPr>
              <w:t>42</w:t>
            </w:r>
            <w:r w:rsidR="00712CC9">
              <w:rPr>
                <w:noProof/>
                <w:webHidden/>
              </w:rPr>
              <w:fldChar w:fldCharType="end"/>
            </w:r>
          </w:hyperlink>
        </w:p>
        <w:p w14:paraId="64CC27BD" w14:textId="77777777" w:rsidR="00712CC9" w:rsidRDefault="00813CE0">
          <w:pPr>
            <w:pStyle w:val="TM2"/>
            <w:tabs>
              <w:tab w:val="left" w:pos="880"/>
              <w:tab w:val="right" w:leader="dot" w:pos="9396"/>
            </w:tabs>
            <w:rPr>
              <w:rFonts w:eastAsiaTheme="minorEastAsia"/>
              <w:noProof/>
            </w:rPr>
          </w:pPr>
          <w:hyperlink w:anchor="_Toc198117278" w:history="1">
            <w:r w:rsidR="00712CC9" w:rsidRPr="00E3602A">
              <w:rPr>
                <w:rStyle w:val="Lienhypertexte"/>
                <w:rFonts w:ascii="Times New Roman" w:eastAsiaTheme="majorEastAsia" w:hAnsi="Times New Roman" w:cs="Times New Roman"/>
                <w:b/>
                <w:noProof/>
                <w:lang w:val="fr-FR"/>
              </w:rPr>
              <w:t>3.4.</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Positionnement</w:t>
            </w:r>
            <w:r w:rsidR="00712CC9">
              <w:rPr>
                <w:noProof/>
                <w:webHidden/>
              </w:rPr>
              <w:tab/>
            </w:r>
            <w:r w:rsidR="00712CC9">
              <w:rPr>
                <w:noProof/>
                <w:webHidden/>
              </w:rPr>
              <w:fldChar w:fldCharType="begin"/>
            </w:r>
            <w:r w:rsidR="00712CC9">
              <w:rPr>
                <w:noProof/>
                <w:webHidden/>
              </w:rPr>
              <w:instrText xml:space="preserve"> PAGEREF _Toc198117278 \h </w:instrText>
            </w:r>
            <w:r w:rsidR="00712CC9">
              <w:rPr>
                <w:noProof/>
                <w:webHidden/>
              </w:rPr>
            </w:r>
            <w:r w:rsidR="00712CC9">
              <w:rPr>
                <w:noProof/>
                <w:webHidden/>
              </w:rPr>
              <w:fldChar w:fldCharType="separate"/>
            </w:r>
            <w:r w:rsidR="001D0693">
              <w:rPr>
                <w:noProof/>
                <w:webHidden/>
              </w:rPr>
              <w:t>43</w:t>
            </w:r>
            <w:r w:rsidR="00712CC9">
              <w:rPr>
                <w:noProof/>
                <w:webHidden/>
              </w:rPr>
              <w:fldChar w:fldCharType="end"/>
            </w:r>
          </w:hyperlink>
        </w:p>
        <w:p w14:paraId="071D78D9" w14:textId="77777777" w:rsidR="00712CC9" w:rsidRDefault="00813CE0">
          <w:pPr>
            <w:pStyle w:val="TM1"/>
            <w:tabs>
              <w:tab w:val="right" w:leader="dot" w:pos="9396"/>
            </w:tabs>
            <w:rPr>
              <w:rFonts w:eastAsiaTheme="minorEastAsia"/>
              <w:noProof/>
            </w:rPr>
          </w:pPr>
          <w:hyperlink w:anchor="_Toc198117279" w:history="1">
            <w:r w:rsidR="00712CC9" w:rsidRPr="00E3602A">
              <w:rPr>
                <w:rStyle w:val="Lienhypertexte"/>
                <w:rFonts w:ascii="Times New Roman" w:eastAsiaTheme="majorEastAsia" w:hAnsi="Times New Roman" w:cs="Times New Roman"/>
                <w:b/>
                <w:noProof/>
                <w:lang w:val="fr-FR"/>
              </w:rPr>
              <w:t>CHAPITRE 4 : APPROCHE D’AUTHENTIFICATION DE DOCUMENTS ADMINISTRATIFS À L’AIDE DE LA BLOCKCHAIN</w:t>
            </w:r>
            <w:r w:rsidR="00712CC9">
              <w:rPr>
                <w:noProof/>
                <w:webHidden/>
              </w:rPr>
              <w:tab/>
            </w:r>
            <w:r w:rsidR="00712CC9">
              <w:rPr>
                <w:noProof/>
                <w:webHidden/>
              </w:rPr>
              <w:fldChar w:fldCharType="begin"/>
            </w:r>
            <w:r w:rsidR="00712CC9">
              <w:rPr>
                <w:noProof/>
                <w:webHidden/>
              </w:rPr>
              <w:instrText xml:space="preserve"> PAGEREF _Toc198117279 \h </w:instrText>
            </w:r>
            <w:r w:rsidR="00712CC9">
              <w:rPr>
                <w:noProof/>
                <w:webHidden/>
              </w:rPr>
            </w:r>
            <w:r w:rsidR="00712CC9">
              <w:rPr>
                <w:noProof/>
                <w:webHidden/>
              </w:rPr>
              <w:fldChar w:fldCharType="separate"/>
            </w:r>
            <w:r w:rsidR="001D0693">
              <w:rPr>
                <w:noProof/>
                <w:webHidden/>
              </w:rPr>
              <w:t>46</w:t>
            </w:r>
            <w:r w:rsidR="00712CC9">
              <w:rPr>
                <w:noProof/>
                <w:webHidden/>
              </w:rPr>
              <w:fldChar w:fldCharType="end"/>
            </w:r>
          </w:hyperlink>
        </w:p>
        <w:p w14:paraId="10B1C1A0" w14:textId="77777777" w:rsidR="00712CC9" w:rsidRDefault="00813CE0">
          <w:pPr>
            <w:pStyle w:val="TM2"/>
            <w:tabs>
              <w:tab w:val="left" w:pos="880"/>
              <w:tab w:val="right" w:leader="dot" w:pos="9396"/>
            </w:tabs>
            <w:rPr>
              <w:rFonts w:eastAsiaTheme="minorEastAsia"/>
              <w:noProof/>
            </w:rPr>
          </w:pPr>
          <w:hyperlink w:anchor="_Toc198117280" w:history="1">
            <w:r w:rsidR="00712CC9" w:rsidRPr="00E3602A">
              <w:rPr>
                <w:rStyle w:val="Lienhypertexte"/>
                <w:rFonts w:ascii="Times New Roman" w:hAnsi="Times New Roman" w:cs="Times New Roman"/>
                <w:b/>
                <w:noProof/>
                <w:lang w:val="fr-FR"/>
              </w:rPr>
              <w:t>4.1.</w:t>
            </w:r>
            <w:r w:rsidR="00712CC9">
              <w:rPr>
                <w:rFonts w:eastAsiaTheme="minorEastAsia"/>
                <w:noProof/>
              </w:rPr>
              <w:tab/>
            </w:r>
            <w:r w:rsidR="00712CC9" w:rsidRPr="00E3602A">
              <w:rPr>
                <w:rStyle w:val="Lienhypertexte"/>
                <w:rFonts w:ascii="Times New Roman" w:hAnsi="Times New Roman" w:cs="Times New Roman"/>
                <w:b/>
                <w:noProof/>
                <w:lang w:val="fr-FR"/>
              </w:rPr>
              <w:t>Type de document administratif et exigences fonctionnelles</w:t>
            </w:r>
            <w:r w:rsidR="00712CC9">
              <w:rPr>
                <w:noProof/>
                <w:webHidden/>
              </w:rPr>
              <w:tab/>
            </w:r>
            <w:r w:rsidR="00712CC9">
              <w:rPr>
                <w:noProof/>
                <w:webHidden/>
              </w:rPr>
              <w:fldChar w:fldCharType="begin"/>
            </w:r>
            <w:r w:rsidR="00712CC9">
              <w:rPr>
                <w:noProof/>
                <w:webHidden/>
              </w:rPr>
              <w:instrText xml:space="preserve"> PAGEREF _Toc198117280 \h </w:instrText>
            </w:r>
            <w:r w:rsidR="00712CC9">
              <w:rPr>
                <w:noProof/>
                <w:webHidden/>
              </w:rPr>
            </w:r>
            <w:r w:rsidR="00712CC9">
              <w:rPr>
                <w:noProof/>
                <w:webHidden/>
              </w:rPr>
              <w:fldChar w:fldCharType="separate"/>
            </w:r>
            <w:r w:rsidR="001D0693">
              <w:rPr>
                <w:noProof/>
                <w:webHidden/>
              </w:rPr>
              <w:t>46</w:t>
            </w:r>
            <w:r w:rsidR="00712CC9">
              <w:rPr>
                <w:noProof/>
                <w:webHidden/>
              </w:rPr>
              <w:fldChar w:fldCharType="end"/>
            </w:r>
          </w:hyperlink>
        </w:p>
        <w:p w14:paraId="0E5DD1B9" w14:textId="77777777" w:rsidR="00712CC9" w:rsidRDefault="00813CE0">
          <w:pPr>
            <w:pStyle w:val="TM2"/>
            <w:tabs>
              <w:tab w:val="left" w:pos="880"/>
              <w:tab w:val="right" w:leader="dot" w:pos="9396"/>
            </w:tabs>
            <w:rPr>
              <w:rFonts w:eastAsiaTheme="minorEastAsia"/>
              <w:noProof/>
            </w:rPr>
          </w:pPr>
          <w:hyperlink w:anchor="_Toc198117281" w:history="1">
            <w:r w:rsidR="00712CC9" w:rsidRPr="00E3602A">
              <w:rPr>
                <w:rStyle w:val="Lienhypertexte"/>
                <w:rFonts w:ascii="Times New Roman" w:hAnsi="Times New Roman" w:cs="Times New Roman"/>
                <w:b/>
                <w:noProof/>
                <w:lang w:val="fr-FR"/>
              </w:rPr>
              <w:t>4.2.</w:t>
            </w:r>
            <w:r w:rsidR="00712CC9">
              <w:rPr>
                <w:rFonts w:eastAsiaTheme="minorEastAsia"/>
                <w:noProof/>
              </w:rPr>
              <w:tab/>
            </w:r>
            <w:r w:rsidR="00712CC9" w:rsidRPr="00E3602A">
              <w:rPr>
                <w:rStyle w:val="Lienhypertexte"/>
                <w:rFonts w:ascii="Times New Roman" w:hAnsi="Times New Roman" w:cs="Times New Roman"/>
                <w:b/>
                <w:noProof/>
                <w:lang w:val="fr-FR"/>
              </w:rPr>
              <w:t>Méthode d’authentification de documents administratifs à l’aide de la blockchain</w:t>
            </w:r>
            <w:r w:rsidR="00712CC9">
              <w:rPr>
                <w:noProof/>
                <w:webHidden/>
              </w:rPr>
              <w:tab/>
            </w:r>
            <w:r w:rsidR="00712CC9">
              <w:rPr>
                <w:noProof/>
                <w:webHidden/>
              </w:rPr>
              <w:fldChar w:fldCharType="begin"/>
            </w:r>
            <w:r w:rsidR="00712CC9">
              <w:rPr>
                <w:noProof/>
                <w:webHidden/>
              </w:rPr>
              <w:instrText xml:space="preserve"> PAGEREF _Toc198117281 \h </w:instrText>
            </w:r>
            <w:r w:rsidR="00712CC9">
              <w:rPr>
                <w:noProof/>
                <w:webHidden/>
              </w:rPr>
            </w:r>
            <w:r w:rsidR="00712CC9">
              <w:rPr>
                <w:noProof/>
                <w:webHidden/>
              </w:rPr>
              <w:fldChar w:fldCharType="separate"/>
            </w:r>
            <w:r w:rsidR="001D0693">
              <w:rPr>
                <w:noProof/>
                <w:webHidden/>
              </w:rPr>
              <w:t>46</w:t>
            </w:r>
            <w:r w:rsidR="00712CC9">
              <w:rPr>
                <w:noProof/>
                <w:webHidden/>
              </w:rPr>
              <w:fldChar w:fldCharType="end"/>
            </w:r>
          </w:hyperlink>
        </w:p>
        <w:p w14:paraId="40435B55" w14:textId="77777777" w:rsidR="00712CC9" w:rsidRDefault="00813CE0">
          <w:pPr>
            <w:pStyle w:val="TM1"/>
            <w:tabs>
              <w:tab w:val="right" w:leader="dot" w:pos="9396"/>
            </w:tabs>
            <w:rPr>
              <w:rFonts w:eastAsiaTheme="minorEastAsia"/>
              <w:noProof/>
            </w:rPr>
          </w:pPr>
          <w:hyperlink w:anchor="_Toc198117282" w:history="1">
            <w:r w:rsidR="00712CC9" w:rsidRPr="00E3602A">
              <w:rPr>
                <w:rStyle w:val="Lienhypertexte"/>
                <w:rFonts w:ascii="Times New Roman" w:eastAsiaTheme="majorEastAsia" w:hAnsi="Times New Roman" w:cs="Times New Roman"/>
                <w:b/>
                <w:noProof/>
                <w:lang w:val="fr-FR"/>
              </w:rPr>
              <w:t>CHAPITRE 5 : IMPLÉMENTATION DE L’APPROCHE</w:t>
            </w:r>
            <w:r w:rsidR="00712CC9">
              <w:rPr>
                <w:noProof/>
                <w:webHidden/>
              </w:rPr>
              <w:tab/>
            </w:r>
            <w:r w:rsidR="00712CC9">
              <w:rPr>
                <w:noProof/>
                <w:webHidden/>
              </w:rPr>
              <w:fldChar w:fldCharType="begin"/>
            </w:r>
            <w:r w:rsidR="00712CC9">
              <w:rPr>
                <w:noProof/>
                <w:webHidden/>
              </w:rPr>
              <w:instrText xml:space="preserve"> PAGEREF _Toc198117282 \h </w:instrText>
            </w:r>
            <w:r w:rsidR="00712CC9">
              <w:rPr>
                <w:noProof/>
                <w:webHidden/>
              </w:rPr>
            </w:r>
            <w:r w:rsidR="00712CC9">
              <w:rPr>
                <w:noProof/>
                <w:webHidden/>
              </w:rPr>
              <w:fldChar w:fldCharType="separate"/>
            </w:r>
            <w:r w:rsidR="001D0693">
              <w:rPr>
                <w:noProof/>
                <w:webHidden/>
              </w:rPr>
              <w:t>53</w:t>
            </w:r>
            <w:r w:rsidR="00712CC9">
              <w:rPr>
                <w:noProof/>
                <w:webHidden/>
              </w:rPr>
              <w:fldChar w:fldCharType="end"/>
            </w:r>
          </w:hyperlink>
        </w:p>
        <w:p w14:paraId="73139D66" w14:textId="77777777" w:rsidR="00712CC9" w:rsidRDefault="00813CE0">
          <w:pPr>
            <w:pStyle w:val="TM2"/>
            <w:tabs>
              <w:tab w:val="left" w:pos="880"/>
              <w:tab w:val="right" w:leader="dot" w:pos="9396"/>
            </w:tabs>
            <w:rPr>
              <w:rFonts w:eastAsiaTheme="minorEastAsia"/>
              <w:noProof/>
            </w:rPr>
          </w:pPr>
          <w:hyperlink w:anchor="_Toc198117283" w:history="1">
            <w:r w:rsidR="00712CC9" w:rsidRPr="00E3602A">
              <w:rPr>
                <w:rStyle w:val="Lienhypertexte"/>
                <w:rFonts w:ascii="Times New Roman" w:eastAsiaTheme="majorEastAsia" w:hAnsi="Times New Roman" w:cs="Times New Roman"/>
                <w:b/>
                <w:noProof/>
                <w:lang w:val="fr-FR"/>
              </w:rPr>
              <w:t>5.1.</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Protocole d’implémentation</w:t>
            </w:r>
            <w:r w:rsidR="00712CC9">
              <w:rPr>
                <w:noProof/>
                <w:webHidden/>
              </w:rPr>
              <w:tab/>
            </w:r>
            <w:r w:rsidR="00712CC9">
              <w:rPr>
                <w:noProof/>
                <w:webHidden/>
              </w:rPr>
              <w:fldChar w:fldCharType="begin"/>
            </w:r>
            <w:r w:rsidR="00712CC9">
              <w:rPr>
                <w:noProof/>
                <w:webHidden/>
              </w:rPr>
              <w:instrText xml:space="preserve"> PAGEREF _Toc198117283 \h </w:instrText>
            </w:r>
            <w:r w:rsidR="00712CC9">
              <w:rPr>
                <w:noProof/>
                <w:webHidden/>
              </w:rPr>
            </w:r>
            <w:r w:rsidR="00712CC9">
              <w:rPr>
                <w:noProof/>
                <w:webHidden/>
              </w:rPr>
              <w:fldChar w:fldCharType="separate"/>
            </w:r>
            <w:r w:rsidR="001D0693">
              <w:rPr>
                <w:noProof/>
                <w:webHidden/>
              </w:rPr>
              <w:t>53</w:t>
            </w:r>
            <w:r w:rsidR="00712CC9">
              <w:rPr>
                <w:noProof/>
                <w:webHidden/>
              </w:rPr>
              <w:fldChar w:fldCharType="end"/>
            </w:r>
          </w:hyperlink>
        </w:p>
        <w:p w14:paraId="528A43DF" w14:textId="77777777" w:rsidR="00712CC9" w:rsidRDefault="00813CE0">
          <w:pPr>
            <w:pStyle w:val="TM3"/>
            <w:tabs>
              <w:tab w:val="left" w:pos="1320"/>
              <w:tab w:val="right" w:leader="dot" w:pos="9396"/>
            </w:tabs>
            <w:rPr>
              <w:rFonts w:eastAsiaTheme="minorEastAsia"/>
              <w:noProof/>
            </w:rPr>
          </w:pPr>
          <w:hyperlink w:anchor="_Toc198117284" w:history="1">
            <w:r w:rsidR="00712CC9" w:rsidRPr="00E3602A">
              <w:rPr>
                <w:rStyle w:val="Lienhypertexte"/>
                <w:rFonts w:ascii="Times New Roman" w:hAnsi="Times New Roman" w:cs="Times New Roman"/>
                <w:b/>
                <w:noProof/>
                <w:lang w:val="fr-FR"/>
              </w:rPr>
              <w:t>5.1.1.</w:t>
            </w:r>
            <w:r w:rsidR="00712CC9">
              <w:rPr>
                <w:rFonts w:eastAsiaTheme="minorEastAsia"/>
                <w:noProof/>
              </w:rPr>
              <w:tab/>
            </w:r>
            <w:r w:rsidR="00712CC9" w:rsidRPr="00E3602A">
              <w:rPr>
                <w:rStyle w:val="Lienhypertexte"/>
                <w:rFonts w:ascii="Times New Roman" w:hAnsi="Times New Roman" w:cs="Times New Roman"/>
                <w:b/>
                <w:noProof/>
                <w:lang w:val="fr-FR"/>
              </w:rPr>
              <w:t>Analyse et conception de l’approche</w:t>
            </w:r>
            <w:r w:rsidR="00712CC9">
              <w:rPr>
                <w:noProof/>
                <w:webHidden/>
              </w:rPr>
              <w:tab/>
            </w:r>
            <w:r w:rsidR="00712CC9">
              <w:rPr>
                <w:noProof/>
                <w:webHidden/>
              </w:rPr>
              <w:fldChar w:fldCharType="begin"/>
            </w:r>
            <w:r w:rsidR="00712CC9">
              <w:rPr>
                <w:noProof/>
                <w:webHidden/>
              </w:rPr>
              <w:instrText xml:space="preserve"> PAGEREF _Toc198117284 \h </w:instrText>
            </w:r>
            <w:r w:rsidR="00712CC9">
              <w:rPr>
                <w:noProof/>
                <w:webHidden/>
              </w:rPr>
            </w:r>
            <w:r w:rsidR="00712CC9">
              <w:rPr>
                <w:noProof/>
                <w:webHidden/>
              </w:rPr>
              <w:fldChar w:fldCharType="separate"/>
            </w:r>
            <w:r w:rsidR="001D0693">
              <w:rPr>
                <w:noProof/>
                <w:webHidden/>
              </w:rPr>
              <w:t>53</w:t>
            </w:r>
            <w:r w:rsidR="00712CC9">
              <w:rPr>
                <w:noProof/>
                <w:webHidden/>
              </w:rPr>
              <w:fldChar w:fldCharType="end"/>
            </w:r>
          </w:hyperlink>
        </w:p>
        <w:p w14:paraId="1D5A988E" w14:textId="77777777" w:rsidR="00712CC9" w:rsidRDefault="00813CE0">
          <w:pPr>
            <w:pStyle w:val="TM3"/>
            <w:tabs>
              <w:tab w:val="left" w:pos="1320"/>
              <w:tab w:val="right" w:leader="dot" w:pos="9396"/>
            </w:tabs>
            <w:rPr>
              <w:rFonts w:eastAsiaTheme="minorEastAsia"/>
              <w:noProof/>
            </w:rPr>
          </w:pPr>
          <w:hyperlink w:anchor="_Toc198117285" w:history="1">
            <w:r w:rsidR="00712CC9" w:rsidRPr="00E3602A">
              <w:rPr>
                <w:rStyle w:val="Lienhypertexte"/>
                <w:rFonts w:ascii="Times New Roman" w:hAnsi="Times New Roman" w:cs="Times New Roman"/>
                <w:b/>
                <w:noProof/>
                <w:lang w:val="fr-FR"/>
              </w:rPr>
              <w:t>5.1.2.</w:t>
            </w:r>
            <w:r w:rsidR="00712CC9">
              <w:rPr>
                <w:rFonts w:eastAsiaTheme="minorEastAsia"/>
                <w:noProof/>
              </w:rPr>
              <w:tab/>
            </w:r>
            <w:r w:rsidR="00712CC9" w:rsidRPr="00E3602A">
              <w:rPr>
                <w:rStyle w:val="Lienhypertexte"/>
                <w:rFonts w:ascii="Times New Roman" w:hAnsi="Times New Roman" w:cs="Times New Roman"/>
                <w:b/>
                <w:noProof/>
                <w:lang w:val="fr-FR"/>
              </w:rPr>
              <w:t>Outils et technologies utilisés</w:t>
            </w:r>
            <w:r w:rsidR="00712CC9">
              <w:rPr>
                <w:noProof/>
                <w:webHidden/>
              </w:rPr>
              <w:tab/>
            </w:r>
            <w:r w:rsidR="00712CC9">
              <w:rPr>
                <w:noProof/>
                <w:webHidden/>
              </w:rPr>
              <w:fldChar w:fldCharType="begin"/>
            </w:r>
            <w:r w:rsidR="00712CC9">
              <w:rPr>
                <w:noProof/>
                <w:webHidden/>
              </w:rPr>
              <w:instrText xml:space="preserve"> PAGEREF _Toc198117285 \h </w:instrText>
            </w:r>
            <w:r w:rsidR="00712CC9">
              <w:rPr>
                <w:noProof/>
                <w:webHidden/>
              </w:rPr>
            </w:r>
            <w:r w:rsidR="00712CC9">
              <w:rPr>
                <w:noProof/>
                <w:webHidden/>
              </w:rPr>
              <w:fldChar w:fldCharType="separate"/>
            </w:r>
            <w:r w:rsidR="001D0693">
              <w:rPr>
                <w:noProof/>
                <w:webHidden/>
              </w:rPr>
              <w:t>57</w:t>
            </w:r>
            <w:r w:rsidR="00712CC9">
              <w:rPr>
                <w:noProof/>
                <w:webHidden/>
              </w:rPr>
              <w:fldChar w:fldCharType="end"/>
            </w:r>
          </w:hyperlink>
        </w:p>
        <w:p w14:paraId="379B518F" w14:textId="77777777" w:rsidR="00712CC9" w:rsidRDefault="00813CE0">
          <w:pPr>
            <w:pStyle w:val="TM3"/>
            <w:tabs>
              <w:tab w:val="left" w:pos="1320"/>
              <w:tab w:val="right" w:leader="dot" w:pos="9396"/>
            </w:tabs>
            <w:rPr>
              <w:rFonts w:eastAsiaTheme="minorEastAsia"/>
              <w:noProof/>
            </w:rPr>
          </w:pPr>
          <w:hyperlink w:anchor="_Toc198117286" w:history="1">
            <w:r w:rsidR="00712CC9" w:rsidRPr="00E3602A">
              <w:rPr>
                <w:rStyle w:val="Lienhypertexte"/>
                <w:rFonts w:ascii="Times New Roman" w:hAnsi="Times New Roman" w:cs="Times New Roman"/>
                <w:b/>
                <w:noProof/>
                <w:lang w:val="fr-FR"/>
              </w:rPr>
              <w:t>5.1.3.</w:t>
            </w:r>
            <w:r w:rsidR="00712CC9">
              <w:rPr>
                <w:rFonts w:eastAsiaTheme="minorEastAsia"/>
                <w:noProof/>
              </w:rPr>
              <w:tab/>
            </w:r>
            <w:r w:rsidR="00712CC9" w:rsidRPr="00E3602A">
              <w:rPr>
                <w:rStyle w:val="Lienhypertexte"/>
                <w:rFonts w:ascii="Times New Roman" w:hAnsi="Times New Roman" w:cs="Times New Roman"/>
                <w:b/>
                <w:noProof/>
                <w:lang w:val="fr-FR"/>
              </w:rPr>
              <w:t>Démarche d’implémentation</w:t>
            </w:r>
            <w:r w:rsidR="00712CC9">
              <w:rPr>
                <w:noProof/>
                <w:webHidden/>
              </w:rPr>
              <w:tab/>
            </w:r>
            <w:r w:rsidR="00712CC9">
              <w:rPr>
                <w:noProof/>
                <w:webHidden/>
              </w:rPr>
              <w:fldChar w:fldCharType="begin"/>
            </w:r>
            <w:r w:rsidR="00712CC9">
              <w:rPr>
                <w:noProof/>
                <w:webHidden/>
              </w:rPr>
              <w:instrText xml:space="preserve"> PAGEREF _Toc198117286 \h </w:instrText>
            </w:r>
            <w:r w:rsidR="00712CC9">
              <w:rPr>
                <w:noProof/>
                <w:webHidden/>
              </w:rPr>
            </w:r>
            <w:r w:rsidR="00712CC9">
              <w:rPr>
                <w:noProof/>
                <w:webHidden/>
              </w:rPr>
              <w:fldChar w:fldCharType="separate"/>
            </w:r>
            <w:r w:rsidR="001D0693">
              <w:rPr>
                <w:noProof/>
                <w:webHidden/>
              </w:rPr>
              <w:t>60</w:t>
            </w:r>
            <w:r w:rsidR="00712CC9">
              <w:rPr>
                <w:noProof/>
                <w:webHidden/>
              </w:rPr>
              <w:fldChar w:fldCharType="end"/>
            </w:r>
          </w:hyperlink>
        </w:p>
        <w:p w14:paraId="5C94A9D9" w14:textId="77777777" w:rsidR="00712CC9" w:rsidRDefault="00813CE0">
          <w:pPr>
            <w:pStyle w:val="TM2"/>
            <w:tabs>
              <w:tab w:val="left" w:pos="880"/>
              <w:tab w:val="right" w:leader="dot" w:pos="9396"/>
            </w:tabs>
            <w:rPr>
              <w:rFonts w:eastAsiaTheme="minorEastAsia"/>
              <w:noProof/>
            </w:rPr>
          </w:pPr>
          <w:hyperlink w:anchor="_Toc198117287" w:history="1">
            <w:r w:rsidR="00712CC9" w:rsidRPr="00E3602A">
              <w:rPr>
                <w:rStyle w:val="Lienhypertexte"/>
                <w:rFonts w:ascii="Times New Roman" w:eastAsiaTheme="majorEastAsia" w:hAnsi="Times New Roman" w:cs="Times New Roman"/>
                <w:b/>
                <w:noProof/>
                <w:lang w:val="fr-FR"/>
              </w:rPr>
              <w:t>5.2.</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Présentation de la solution</w:t>
            </w:r>
            <w:r w:rsidR="00712CC9">
              <w:rPr>
                <w:noProof/>
                <w:webHidden/>
              </w:rPr>
              <w:tab/>
            </w:r>
            <w:r w:rsidR="00712CC9">
              <w:rPr>
                <w:noProof/>
                <w:webHidden/>
              </w:rPr>
              <w:fldChar w:fldCharType="begin"/>
            </w:r>
            <w:r w:rsidR="00712CC9">
              <w:rPr>
                <w:noProof/>
                <w:webHidden/>
              </w:rPr>
              <w:instrText xml:space="preserve"> PAGEREF _Toc198117287 \h </w:instrText>
            </w:r>
            <w:r w:rsidR="00712CC9">
              <w:rPr>
                <w:noProof/>
                <w:webHidden/>
              </w:rPr>
            </w:r>
            <w:r w:rsidR="00712CC9">
              <w:rPr>
                <w:noProof/>
                <w:webHidden/>
              </w:rPr>
              <w:fldChar w:fldCharType="separate"/>
            </w:r>
            <w:r w:rsidR="001D0693">
              <w:rPr>
                <w:noProof/>
                <w:webHidden/>
              </w:rPr>
              <w:t>61</w:t>
            </w:r>
            <w:r w:rsidR="00712CC9">
              <w:rPr>
                <w:noProof/>
                <w:webHidden/>
              </w:rPr>
              <w:fldChar w:fldCharType="end"/>
            </w:r>
          </w:hyperlink>
        </w:p>
        <w:p w14:paraId="4E44CDF0" w14:textId="77777777" w:rsidR="00712CC9" w:rsidRDefault="00813CE0">
          <w:pPr>
            <w:pStyle w:val="TM2"/>
            <w:tabs>
              <w:tab w:val="left" w:pos="880"/>
              <w:tab w:val="right" w:leader="dot" w:pos="9396"/>
            </w:tabs>
            <w:rPr>
              <w:rFonts w:eastAsiaTheme="minorEastAsia"/>
              <w:noProof/>
            </w:rPr>
          </w:pPr>
          <w:hyperlink w:anchor="_Toc198117288" w:history="1">
            <w:r w:rsidR="00712CC9" w:rsidRPr="00E3602A">
              <w:rPr>
                <w:rStyle w:val="Lienhypertexte"/>
                <w:rFonts w:ascii="Times New Roman" w:eastAsiaTheme="majorEastAsia" w:hAnsi="Times New Roman" w:cs="Times New Roman"/>
                <w:b/>
                <w:noProof/>
                <w:lang w:val="fr-FR"/>
              </w:rPr>
              <w:t>5.3.</w:t>
            </w:r>
            <w:r w:rsidR="00712CC9">
              <w:rPr>
                <w:rFonts w:eastAsiaTheme="minorEastAsia"/>
                <w:noProof/>
              </w:rPr>
              <w:tab/>
            </w:r>
            <w:r w:rsidR="00712CC9" w:rsidRPr="00E3602A">
              <w:rPr>
                <w:rStyle w:val="Lienhypertexte"/>
                <w:rFonts w:ascii="Times New Roman" w:eastAsiaTheme="majorEastAsia" w:hAnsi="Times New Roman" w:cs="Times New Roman"/>
                <w:b/>
                <w:noProof/>
                <w:lang w:val="fr-FR"/>
              </w:rPr>
              <w:t>Discussion des résultats</w:t>
            </w:r>
            <w:r w:rsidR="00712CC9">
              <w:rPr>
                <w:noProof/>
                <w:webHidden/>
              </w:rPr>
              <w:tab/>
            </w:r>
            <w:r w:rsidR="00712CC9">
              <w:rPr>
                <w:noProof/>
                <w:webHidden/>
              </w:rPr>
              <w:fldChar w:fldCharType="begin"/>
            </w:r>
            <w:r w:rsidR="00712CC9">
              <w:rPr>
                <w:noProof/>
                <w:webHidden/>
              </w:rPr>
              <w:instrText xml:space="preserve"> PAGEREF _Toc198117288 \h </w:instrText>
            </w:r>
            <w:r w:rsidR="00712CC9">
              <w:rPr>
                <w:noProof/>
                <w:webHidden/>
              </w:rPr>
            </w:r>
            <w:r w:rsidR="00712CC9">
              <w:rPr>
                <w:noProof/>
                <w:webHidden/>
              </w:rPr>
              <w:fldChar w:fldCharType="separate"/>
            </w:r>
            <w:r w:rsidR="001D0693">
              <w:rPr>
                <w:noProof/>
                <w:webHidden/>
              </w:rPr>
              <w:t>63</w:t>
            </w:r>
            <w:r w:rsidR="00712CC9">
              <w:rPr>
                <w:noProof/>
                <w:webHidden/>
              </w:rPr>
              <w:fldChar w:fldCharType="end"/>
            </w:r>
          </w:hyperlink>
        </w:p>
        <w:p w14:paraId="409D3D70" w14:textId="77777777" w:rsidR="00712CC9" w:rsidRDefault="00813CE0">
          <w:pPr>
            <w:pStyle w:val="TM1"/>
            <w:tabs>
              <w:tab w:val="right" w:leader="dot" w:pos="9396"/>
            </w:tabs>
            <w:rPr>
              <w:rFonts w:eastAsiaTheme="minorEastAsia"/>
              <w:noProof/>
            </w:rPr>
          </w:pPr>
          <w:hyperlink w:anchor="_Toc198117289" w:history="1">
            <w:r w:rsidR="00712CC9" w:rsidRPr="00E3602A">
              <w:rPr>
                <w:rStyle w:val="Lienhypertexte"/>
                <w:rFonts w:ascii="Times New Roman" w:eastAsiaTheme="majorEastAsia" w:hAnsi="Times New Roman" w:cs="Times New Roman"/>
                <w:b/>
                <w:noProof/>
                <w:lang w:val="fr-FR"/>
              </w:rPr>
              <w:t>CONCLUSION ET PERSPECTIVES</w:t>
            </w:r>
            <w:r w:rsidR="00712CC9">
              <w:rPr>
                <w:noProof/>
                <w:webHidden/>
              </w:rPr>
              <w:tab/>
            </w:r>
            <w:r w:rsidR="00712CC9">
              <w:rPr>
                <w:noProof/>
                <w:webHidden/>
              </w:rPr>
              <w:fldChar w:fldCharType="begin"/>
            </w:r>
            <w:r w:rsidR="00712CC9">
              <w:rPr>
                <w:noProof/>
                <w:webHidden/>
              </w:rPr>
              <w:instrText xml:space="preserve"> PAGEREF _Toc198117289 \h </w:instrText>
            </w:r>
            <w:r w:rsidR="00712CC9">
              <w:rPr>
                <w:noProof/>
                <w:webHidden/>
              </w:rPr>
            </w:r>
            <w:r w:rsidR="00712CC9">
              <w:rPr>
                <w:noProof/>
                <w:webHidden/>
              </w:rPr>
              <w:fldChar w:fldCharType="separate"/>
            </w:r>
            <w:r w:rsidR="001D0693">
              <w:rPr>
                <w:noProof/>
                <w:webHidden/>
              </w:rPr>
              <w:t>66</w:t>
            </w:r>
            <w:r w:rsidR="00712CC9">
              <w:rPr>
                <w:noProof/>
                <w:webHidden/>
              </w:rPr>
              <w:fldChar w:fldCharType="end"/>
            </w:r>
          </w:hyperlink>
        </w:p>
        <w:p w14:paraId="6B4AD5F0" w14:textId="77777777" w:rsidR="00712CC9" w:rsidRDefault="00813CE0">
          <w:pPr>
            <w:pStyle w:val="TM1"/>
            <w:tabs>
              <w:tab w:val="right" w:leader="dot" w:pos="9396"/>
            </w:tabs>
            <w:rPr>
              <w:rFonts w:eastAsiaTheme="minorEastAsia"/>
              <w:noProof/>
            </w:rPr>
          </w:pPr>
          <w:hyperlink w:anchor="_Toc198117290" w:history="1">
            <w:r w:rsidR="00712CC9" w:rsidRPr="00E3602A">
              <w:rPr>
                <w:rStyle w:val="Lienhypertexte"/>
                <w:rFonts w:ascii="Times New Roman" w:eastAsiaTheme="majorEastAsia" w:hAnsi="Times New Roman" w:cs="Times New Roman"/>
                <w:b/>
                <w:noProof/>
                <w:lang w:val="fr-FR"/>
              </w:rPr>
              <w:t>RÉFÉRENCES</w:t>
            </w:r>
            <w:r w:rsidR="00712CC9">
              <w:rPr>
                <w:noProof/>
                <w:webHidden/>
              </w:rPr>
              <w:tab/>
            </w:r>
            <w:r w:rsidR="00712CC9">
              <w:rPr>
                <w:noProof/>
                <w:webHidden/>
              </w:rPr>
              <w:fldChar w:fldCharType="begin"/>
            </w:r>
            <w:r w:rsidR="00712CC9">
              <w:rPr>
                <w:noProof/>
                <w:webHidden/>
              </w:rPr>
              <w:instrText xml:space="preserve"> PAGEREF _Toc198117290 \h </w:instrText>
            </w:r>
            <w:r w:rsidR="00712CC9">
              <w:rPr>
                <w:noProof/>
                <w:webHidden/>
              </w:rPr>
            </w:r>
            <w:r w:rsidR="00712CC9">
              <w:rPr>
                <w:noProof/>
                <w:webHidden/>
              </w:rPr>
              <w:fldChar w:fldCharType="separate"/>
            </w:r>
            <w:r w:rsidR="001D0693">
              <w:rPr>
                <w:noProof/>
                <w:webHidden/>
              </w:rPr>
              <w:t>i</w:t>
            </w:r>
            <w:r w:rsidR="00712CC9">
              <w:rPr>
                <w:noProof/>
                <w:webHidden/>
              </w:rPr>
              <w:fldChar w:fldCharType="end"/>
            </w:r>
          </w:hyperlink>
        </w:p>
        <w:p w14:paraId="30FE59BD" w14:textId="77777777" w:rsidR="00712CC9" w:rsidRDefault="00813CE0">
          <w:pPr>
            <w:pStyle w:val="TM1"/>
            <w:tabs>
              <w:tab w:val="right" w:leader="dot" w:pos="9396"/>
            </w:tabs>
            <w:rPr>
              <w:rFonts w:eastAsiaTheme="minorEastAsia"/>
              <w:noProof/>
            </w:rPr>
          </w:pPr>
          <w:hyperlink w:anchor="_Toc198117291" w:history="1">
            <w:r w:rsidR="00712CC9" w:rsidRPr="00E3602A">
              <w:rPr>
                <w:rStyle w:val="Lienhypertexte"/>
                <w:rFonts w:ascii="Times New Roman" w:eastAsiaTheme="majorEastAsia" w:hAnsi="Times New Roman" w:cs="Times New Roman"/>
                <w:b/>
                <w:noProof/>
                <w:lang w:val="fr-FR"/>
              </w:rPr>
              <w:t>ANNEXES</w:t>
            </w:r>
            <w:r w:rsidR="00712CC9">
              <w:rPr>
                <w:noProof/>
                <w:webHidden/>
              </w:rPr>
              <w:tab/>
            </w:r>
            <w:r w:rsidR="00712CC9">
              <w:rPr>
                <w:noProof/>
                <w:webHidden/>
              </w:rPr>
              <w:fldChar w:fldCharType="begin"/>
            </w:r>
            <w:r w:rsidR="00712CC9">
              <w:rPr>
                <w:noProof/>
                <w:webHidden/>
              </w:rPr>
              <w:instrText xml:space="preserve"> PAGEREF _Toc198117291 \h </w:instrText>
            </w:r>
            <w:r w:rsidR="00712CC9">
              <w:rPr>
                <w:noProof/>
                <w:webHidden/>
              </w:rPr>
            </w:r>
            <w:r w:rsidR="00712CC9">
              <w:rPr>
                <w:noProof/>
                <w:webHidden/>
              </w:rPr>
              <w:fldChar w:fldCharType="separate"/>
            </w:r>
            <w:r w:rsidR="001D0693">
              <w:rPr>
                <w:noProof/>
                <w:webHidden/>
              </w:rPr>
              <w:t>iv</w:t>
            </w:r>
            <w:r w:rsidR="00712CC9">
              <w:rPr>
                <w:noProof/>
                <w:webHidden/>
              </w:rPr>
              <w:fldChar w:fldCharType="end"/>
            </w:r>
          </w:hyperlink>
        </w:p>
        <w:p w14:paraId="28C583C0" w14:textId="77777777"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8117252"/>
      <w:r w:rsidRPr="008A0357">
        <w:rPr>
          <w:rFonts w:ascii="Times New Roman" w:eastAsiaTheme="majorEastAsia" w:hAnsi="Times New Roman" w:cs="Times New Roman"/>
          <w:b/>
          <w:sz w:val="24"/>
          <w:szCs w:val="24"/>
          <w:lang w:val="fr-FR"/>
        </w:rPr>
        <w:lastRenderedPageBreak/>
        <w:t>LISTE DES FIGURES</w:t>
      </w:r>
      <w:bookmarkEnd w:id="6"/>
      <w:bookmarkEnd w:id="7"/>
    </w:p>
    <w:p w14:paraId="1786C545" w14:textId="77777777" w:rsidR="009C018F"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8119228" w:history="1">
        <w:r w:rsidR="009C018F" w:rsidRPr="008C08C2">
          <w:rPr>
            <w:rStyle w:val="Lienhypertexte"/>
            <w:rFonts w:ascii="Times New Roman" w:hAnsi="Times New Roman" w:cs="Times New Roman"/>
            <w:b/>
            <w:noProof/>
            <w:lang w:val="fr-FR"/>
          </w:rPr>
          <w:t>Figure 1</w:t>
        </w:r>
        <w:r w:rsidR="009C018F" w:rsidRPr="008C08C2">
          <w:rPr>
            <w:rStyle w:val="Lienhypertexte"/>
            <w:rFonts w:ascii="Times New Roman" w:hAnsi="Times New Roman" w:cs="Times New Roman"/>
            <w:noProof/>
            <w:lang w:val="fr-FR"/>
          </w:rPr>
          <w:t> : Projet de chronogramme des travaux</w:t>
        </w:r>
        <w:r w:rsidR="009C018F">
          <w:rPr>
            <w:noProof/>
            <w:webHidden/>
          </w:rPr>
          <w:tab/>
        </w:r>
        <w:r w:rsidR="009C018F">
          <w:rPr>
            <w:noProof/>
            <w:webHidden/>
          </w:rPr>
          <w:fldChar w:fldCharType="begin"/>
        </w:r>
        <w:r w:rsidR="009C018F">
          <w:rPr>
            <w:noProof/>
            <w:webHidden/>
          </w:rPr>
          <w:instrText xml:space="preserve"> PAGEREF _Toc198119228 \h </w:instrText>
        </w:r>
        <w:r w:rsidR="009C018F">
          <w:rPr>
            <w:noProof/>
            <w:webHidden/>
          </w:rPr>
        </w:r>
        <w:r w:rsidR="009C018F">
          <w:rPr>
            <w:noProof/>
            <w:webHidden/>
          </w:rPr>
          <w:fldChar w:fldCharType="separate"/>
        </w:r>
        <w:r w:rsidR="001D0693">
          <w:rPr>
            <w:noProof/>
            <w:webHidden/>
          </w:rPr>
          <w:t>6</w:t>
        </w:r>
        <w:r w:rsidR="009C018F">
          <w:rPr>
            <w:noProof/>
            <w:webHidden/>
          </w:rPr>
          <w:fldChar w:fldCharType="end"/>
        </w:r>
      </w:hyperlink>
    </w:p>
    <w:p w14:paraId="284AAFB3" w14:textId="77777777" w:rsidR="009C018F" w:rsidRDefault="00813CE0">
      <w:pPr>
        <w:pStyle w:val="Tabledesillustrations"/>
        <w:tabs>
          <w:tab w:val="right" w:leader="dot" w:pos="9396"/>
        </w:tabs>
        <w:rPr>
          <w:rFonts w:eastAsiaTheme="minorEastAsia"/>
          <w:noProof/>
        </w:rPr>
      </w:pPr>
      <w:hyperlink w:anchor="_Toc198119229" w:history="1">
        <w:r w:rsidR="009C018F" w:rsidRPr="008C08C2">
          <w:rPr>
            <w:rStyle w:val="Lienhypertexte"/>
            <w:rFonts w:ascii="Times New Roman" w:hAnsi="Times New Roman" w:cs="Times New Roman"/>
            <w:b/>
            <w:noProof/>
            <w:lang w:val="fr-FR"/>
          </w:rPr>
          <w:t>Figure 2</w:t>
        </w:r>
        <w:r w:rsidR="009C018F" w:rsidRPr="008C08C2">
          <w:rPr>
            <w:rStyle w:val="Lienhypertexte"/>
            <w:rFonts w:ascii="Times New Roman" w:hAnsi="Times New Roman" w:cs="Times New Roman"/>
            <w:noProof/>
            <w:lang w:val="fr-FR"/>
          </w:rPr>
          <w:t xml:space="preserve"> : Réseau basé sur les Serveurs vs Réseau P2P</w:t>
        </w:r>
        <w:r w:rsidR="009C018F">
          <w:rPr>
            <w:noProof/>
            <w:webHidden/>
          </w:rPr>
          <w:tab/>
        </w:r>
        <w:r w:rsidR="009C018F">
          <w:rPr>
            <w:noProof/>
            <w:webHidden/>
          </w:rPr>
          <w:fldChar w:fldCharType="begin"/>
        </w:r>
        <w:r w:rsidR="009C018F">
          <w:rPr>
            <w:noProof/>
            <w:webHidden/>
          </w:rPr>
          <w:instrText xml:space="preserve"> PAGEREF _Toc198119229 \h </w:instrText>
        </w:r>
        <w:r w:rsidR="009C018F">
          <w:rPr>
            <w:noProof/>
            <w:webHidden/>
          </w:rPr>
        </w:r>
        <w:r w:rsidR="009C018F">
          <w:rPr>
            <w:noProof/>
            <w:webHidden/>
          </w:rPr>
          <w:fldChar w:fldCharType="separate"/>
        </w:r>
        <w:r w:rsidR="001D0693">
          <w:rPr>
            <w:noProof/>
            <w:webHidden/>
          </w:rPr>
          <w:t>15</w:t>
        </w:r>
        <w:r w:rsidR="009C018F">
          <w:rPr>
            <w:noProof/>
            <w:webHidden/>
          </w:rPr>
          <w:fldChar w:fldCharType="end"/>
        </w:r>
      </w:hyperlink>
    </w:p>
    <w:p w14:paraId="54433261" w14:textId="77777777" w:rsidR="009C018F" w:rsidRDefault="00813CE0">
      <w:pPr>
        <w:pStyle w:val="Tabledesillustrations"/>
        <w:tabs>
          <w:tab w:val="right" w:leader="dot" w:pos="9396"/>
        </w:tabs>
        <w:rPr>
          <w:rFonts w:eastAsiaTheme="minorEastAsia"/>
          <w:noProof/>
        </w:rPr>
      </w:pPr>
      <w:hyperlink w:anchor="_Toc198119230" w:history="1">
        <w:r w:rsidR="009C018F" w:rsidRPr="008C08C2">
          <w:rPr>
            <w:rStyle w:val="Lienhypertexte"/>
            <w:rFonts w:ascii="Times New Roman" w:hAnsi="Times New Roman" w:cs="Times New Roman"/>
            <w:b/>
            <w:noProof/>
            <w:lang w:val="fr-FR"/>
          </w:rPr>
          <w:t>Figure 3</w:t>
        </w:r>
        <w:r w:rsidR="009C018F" w:rsidRPr="008C08C2">
          <w:rPr>
            <w:rStyle w:val="Lienhypertexte"/>
            <w:rFonts w:ascii="Times New Roman" w:hAnsi="Times New Roman" w:cs="Times New Roman"/>
            <w:noProof/>
            <w:lang w:val="fr-FR"/>
          </w:rPr>
          <w:t xml:space="preserve"> : Exemple d'entête d'un bloc</w:t>
        </w:r>
        <w:r w:rsidR="009C018F">
          <w:rPr>
            <w:noProof/>
            <w:webHidden/>
          </w:rPr>
          <w:tab/>
        </w:r>
        <w:r w:rsidR="009C018F">
          <w:rPr>
            <w:noProof/>
            <w:webHidden/>
          </w:rPr>
          <w:fldChar w:fldCharType="begin"/>
        </w:r>
        <w:r w:rsidR="009C018F">
          <w:rPr>
            <w:noProof/>
            <w:webHidden/>
          </w:rPr>
          <w:instrText xml:space="preserve"> PAGEREF _Toc198119230 \h </w:instrText>
        </w:r>
        <w:r w:rsidR="009C018F">
          <w:rPr>
            <w:noProof/>
            <w:webHidden/>
          </w:rPr>
        </w:r>
        <w:r w:rsidR="009C018F">
          <w:rPr>
            <w:noProof/>
            <w:webHidden/>
          </w:rPr>
          <w:fldChar w:fldCharType="separate"/>
        </w:r>
        <w:r w:rsidR="001D0693">
          <w:rPr>
            <w:noProof/>
            <w:webHidden/>
          </w:rPr>
          <w:t>16</w:t>
        </w:r>
        <w:r w:rsidR="009C018F">
          <w:rPr>
            <w:noProof/>
            <w:webHidden/>
          </w:rPr>
          <w:fldChar w:fldCharType="end"/>
        </w:r>
      </w:hyperlink>
    </w:p>
    <w:p w14:paraId="30F0909A" w14:textId="77777777" w:rsidR="009C018F" w:rsidRDefault="00813CE0">
      <w:pPr>
        <w:pStyle w:val="Tabledesillustrations"/>
        <w:tabs>
          <w:tab w:val="right" w:leader="dot" w:pos="9396"/>
        </w:tabs>
        <w:rPr>
          <w:rFonts w:eastAsiaTheme="minorEastAsia"/>
          <w:noProof/>
        </w:rPr>
      </w:pPr>
      <w:hyperlink w:anchor="_Toc198119231" w:history="1">
        <w:r w:rsidR="009C018F" w:rsidRPr="008C08C2">
          <w:rPr>
            <w:rStyle w:val="Lienhypertexte"/>
            <w:rFonts w:ascii="Times New Roman" w:hAnsi="Times New Roman" w:cs="Times New Roman"/>
            <w:b/>
            <w:noProof/>
            <w:lang w:val="fr-FR"/>
          </w:rPr>
          <w:t>Figure 4</w:t>
        </w:r>
        <w:r w:rsidR="009C018F" w:rsidRPr="008C08C2">
          <w:rPr>
            <w:rStyle w:val="Lienhypertexte"/>
            <w:rFonts w:ascii="Times New Roman" w:hAnsi="Times New Roman" w:cs="Times New Roman"/>
            <w:noProof/>
            <w:lang w:val="fr-FR"/>
          </w:rPr>
          <w:t xml:space="preserve"> : Schéma simplifié d'une chaîne de blocs</w:t>
        </w:r>
        <w:r w:rsidR="009C018F">
          <w:rPr>
            <w:noProof/>
            <w:webHidden/>
          </w:rPr>
          <w:tab/>
        </w:r>
        <w:r w:rsidR="009C018F">
          <w:rPr>
            <w:noProof/>
            <w:webHidden/>
          </w:rPr>
          <w:fldChar w:fldCharType="begin"/>
        </w:r>
        <w:r w:rsidR="009C018F">
          <w:rPr>
            <w:noProof/>
            <w:webHidden/>
          </w:rPr>
          <w:instrText xml:space="preserve"> PAGEREF _Toc198119231 \h </w:instrText>
        </w:r>
        <w:r w:rsidR="009C018F">
          <w:rPr>
            <w:noProof/>
            <w:webHidden/>
          </w:rPr>
        </w:r>
        <w:r w:rsidR="009C018F">
          <w:rPr>
            <w:noProof/>
            <w:webHidden/>
          </w:rPr>
          <w:fldChar w:fldCharType="separate"/>
        </w:r>
        <w:r w:rsidR="001D0693">
          <w:rPr>
            <w:noProof/>
            <w:webHidden/>
          </w:rPr>
          <w:t>16</w:t>
        </w:r>
        <w:r w:rsidR="009C018F">
          <w:rPr>
            <w:noProof/>
            <w:webHidden/>
          </w:rPr>
          <w:fldChar w:fldCharType="end"/>
        </w:r>
      </w:hyperlink>
    </w:p>
    <w:p w14:paraId="17E823DD" w14:textId="77777777" w:rsidR="009C018F" w:rsidRDefault="00813CE0">
      <w:pPr>
        <w:pStyle w:val="Tabledesillustrations"/>
        <w:tabs>
          <w:tab w:val="right" w:leader="dot" w:pos="9396"/>
        </w:tabs>
        <w:rPr>
          <w:rFonts w:eastAsiaTheme="minorEastAsia"/>
          <w:noProof/>
        </w:rPr>
      </w:pPr>
      <w:hyperlink w:anchor="_Toc198119232" w:history="1">
        <w:r w:rsidR="009C018F" w:rsidRPr="008C08C2">
          <w:rPr>
            <w:rStyle w:val="Lienhypertexte"/>
            <w:rFonts w:ascii="Times New Roman" w:hAnsi="Times New Roman" w:cs="Times New Roman"/>
            <w:b/>
            <w:noProof/>
            <w:lang w:val="fr-FR"/>
          </w:rPr>
          <w:t>Figure 5 :</w:t>
        </w:r>
        <w:r w:rsidR="009C018F" w:rsidRPr="008C08C2">
          <w:rPr>
            <w:rStyle w:val="Lienhypertexte"/>
            <w:rFonts w:ascii="Times New Roman" w:hAnsi="Times New Roman" w:cs="Times New Roman"/>
            <w:noProof/>
            <w:lang w:val="fr-FR"/>
          </w:rPr>
          <w:t xml:space="preserve"> Mécanisme de fonctionnement global de la blockchain [20]</w:t>
        </w:r>
        <w:r w:rsidR="009C018F">
          <w:rPr>
            <w:noProof/>
            <w:webHidden/>
          </w:rPr>
          <w:tab/>
        </w:r>
        <w:r w:rsidR="009C018F">
          <w:rPr>
            <w:noProof/>
            <w:webHidden/>
          </w:rPr>
          <w:fldChar w:fldCharType="begin"/>
        </w:r>
        <w:r w:rsidR="009C018F">
          <w:rPr>
            <w:noProof/>
            <w:webHidden/>
          </w:rPr>
          <w:instrText xml:space="preserve"> PAGEREF _Toc198119232 \h </w:instrText>
        </w:r>
        <w:r w:rsidR="009C018F">
          <w:rPr>
            <w:noProof/>
            <w:webHidden/>
          </w:rPr>
        </w:r>
        <w:r w:rsidR="009C018F">
          <w:rPr>
            <w:noProof/>
            <w:webHidden/>
          </w:rPr>
          <w:fldChar w:fldCharType="separate"/>
        </w:r>
        <w:r w:rsidR="001D0693">
          <w:rPr>
            <w:noProof/>
            <w:webHidden/>
          </w:rPr>
          <w:t>18</w:t>
        </w:r>
        <w:r w:rsidR="009C018F">
          <w:rPr>
            <w:noProof/>
            <w:webHidden/>
          </w:rPr>
          <w:fldChar w:fldCharType="end"/>
        </w:r>
      </w:hyperlink>
    </w:p>
    <w:p w14:paraId="3FB48670" w14:textId="77777777" w:rsidR="009C018F" w:rsidRDefault="00813CE0">
      <w:pPr>
        <w:pStyle w:val="Tabledesillustrations"/>
        <w:tabs>
          <w:tab w:val="right" w:leader="dot" w:pos="9396"/>
        </w:tabs>
        <w:rPr>
          <w:rFonts w:eastAsiaTheme="minorEastAsia"/>
          <w:noProof/>
        </w:rPr>
      </w:pPr>
      <w:hyperlink w:anchor="_Toc198119233" w:history="1">
        <w:r w:rsidR="009C018F" w:rsidRPr="008C08C2">
          <w:rPr>
            <w:rStyle w:val="Lienhypertexte"/>
            <w:rFonts w:ascii="Times New Roman" w:hAnsi="Times New Roman" w:cs="Times New Roman"/>
            <w:b/>
            <w:noProof/>
            <w:lang w:val="fr-FR"/>
          </w:rPr>
          <w:t>Figure 6</w:t>
        </w:r>
        <w:r w:rsidR="009C018F" w:rsidRPr="008C08C2">
          <w:rPr>
            <w:rStyle w:val="Lienhypertexte"/>
            <w:rFonts w:ascii="Times New Roman" w:hAnsi="Times New Roman" w:cs="Times New Roman"/>
            <w:noProof/>
            <w:lang w:val="fr-FR"/>
          </w:rPr>
          <w:t xml:space="preserve"> : Exemple d’un contrat intelligent dénommé « Owner »</w:t>
        </w:r>
        <w:r w:rsidR="009C018F">
          <w:rPr>
            <w:noProof/>
            <w:webHidden/>
          </w:rPr>
          <w:tab/>
        </w:r>
        <w:r w:rsidR="009C018F">
          <w:rPr>
            <w:noProof/>
            <w:webHidden/>
          </w:rPr>
          <w:fldChar w:fldCharType="begin"/>
        </w:r>
        <w:r w:rsidR="009C018F">
          <w:rPr>
            <w:noProof/>
            <w:webHidden/>
          </w:rPr>
          <w:instrText xml:space="preserve"> PAGEREF _Toc198119233 \h </w:instrText>
        </w:r>
        <w:r w:rsidR="009C018F">
          <w:rPr>
            <w:noProof/>
            <w:webHidden/>
          </w:rPr>
        </w:r>
        <w:r w:rsidR="009C018F">
          <w:rPr>
            <w:noProof/>
            <w:webHidden/>
          </w:rPr>
          <w:fldChar w:fldCharType="separate"/>
        </w:r>
        <w:r w:rsidR="001D0693">
          <w:rPr>
            <w:noProof/>
            <w:webHidden/>
          </w:rPr>
          <w:t>22</w:t>
        </w:r>
        <w:r w:rsidR="009C018F">
          <w:rPr>
            <w:noProof/>
            <w:webHidden/>
          </w:rPr>
          <w:fldChar w:fldCharType="end"/>
        </w:r>
      </w:hyperlink>
    </w:p>
    <w:p w14:paraId="0B965686" w14:textId="77777777" w:rsidR="009C018F" w:rsidRDefault="00813CE0">
      <w:pPr>
        <w:pStyle w:val="Tabledesillustrations"/>
        <w:tabs>
          <w:tab w:val="right" w:leader="dot" w:pos="9396"/>
        </w:tabs>
        <w:rPr>
          <w:rFonts w:eastAsiaTheme="minorEastAsia"/>
          <w:noProof/>
        </w:rPr>
      </w:pPr>
      <w:hyperlink w:anchor="_Toc198119234" w:history="1">
        <w:r w:rsidR="009C018F" w:rsidRPr="008C08C2">
          <w:rPr>
            <w:rStyle w:val="Lienhypertexte"/>
            <w:rFonts w:ascii="Times New Roman" w:hAnsi="Times New Roman" w:cs="Times New Roman"/>
            <w:b/>
            <w:noProof/>
            <w:lang w:val="fr-FR"/>
          </w:rPr>
          <w:t>Figure 7</w:t>
        </w:r>
        <w:r w:rsidR="009C018F" w:rsidRPr="008C08C2">
          <w:rPr>
            <w:rStyle w:val="Lienhypertexte"/>
            <w:rFonts w:ascii="Times New Roman" w:hAnsi="Times New Roman" w:cs="Times New Roman"/>
            <w:noProof/>
            <w:lang w:val="fr-FR"/>
          </w:rPr>
          <w:t xml:space="preserve"> : Architecture en couches de la blockchain Ethereum [34]</w:t>
        </w:r>
        <w:r w:rsidR="009C018F">
          <w:rPr>
            <w:noProof/>
            <w:webHidden/>
          </w:rPr>
          <w:tab/>
        </w:r>
        <w:r w:rsidR="009C018F">
          <w:rPr>
            <w:noProof/>
            <w:webHidden/>
          </w:rPr>
          <w:fldChar w:fldCharType="begin"/>
        </w:r>
        <w:r w:rsidR="009C018F">
          <w:rPr>
            <w:noProof/>
            <w:webHidden/>
          </w:rPr>
          <w:instrText xml:space="preserve"> PAGEREF _Toc198119234 \h </w:instrText>
        </w:r>
        <w:r w:rsidR="009C018F">
          <w:rPr>
            <w:noProof/>
            <w:webHidden/>
          </w:rPr>
        </w:r>
        <w:r w:rsidR="009C018F">
          <w:rPr>
            <w:noProof/>
            <w:webHidden/>
          </w:rPr>
          <w:fldChar w:fldCharType="separate"/>
        </w:r>
        <w:r w:rsidR="001D0693">
          <w:rPr>
            <w:noProof/>
            <w:webHidden/>
          </w:rPr>
          <w:t>25</w:t>
        </w:r>
        <w:r w:rsidR="009C018F">
          <w:rPr>
            <w:noProof/>
            <w:webHidden/>
          </w:rPr>
          <w:fldChar w:fldCharType="end"/>
        </w:r>
      </w:hyperlink>
    </w:p>
    <w:p w14:paraId="2182125F" w14:textId="77777777" w:rsidR="009C018F" w:rsidRDefault="00813CE0">
      <w:pPr>
        <w:pStyle w:val="Tabledesillustrations"/>
        <w:tabs>
          <w:tab w:val="right" w:leader="dot" w:pos="9396"/>
        </w:tabs>
        <w:rPr>
          <w:rFonts w:eastAsiaTheme="minorEastAsia"/>
          <w:noProof/>
        </w:rPr>
      </w:pPr>
      <w:hyperlink w:anchor="_Toc198119235" w:history="1">
        <w:r w:rsidR="009C018F" w:rsidRPr="008C08C2">
          <w:rPr>
            <w:rStyle w:val="Lienhypertexte"/>
            <w:rFonts w:ascii="Times New Roman" w:hAnsi="Times New Roman" w:cs="Times New Roman"/>
            <w:b/>
            <w:noProof/>
            <w:lang w:val="fr-FR"/>
          </w:rPr>
          <w:t>Figure 8</w:t>
        </w:r>
        <w:r w:rsidR="009C018F" w:rsidRPr="008C08C2">
          <w:rPr>
            <w:rStyle w:val="Lienhypertexte"/>
            <w:rFonts w:ascii="Times New Roman" w:hAnsi="Times New Roman" w:cs="Times New Roman"/>
            <w:noProof/>
            <w:lang w:val="fr-FR"/>
          </w:rPr>
          <w:t xml:space="preserve"> : Schéma simplifié d'un nœud de moteur d’exécution couplé au client de consensus dans un réseau Ethereum</w:t>
        </w:r>
        <w:r w:rsidR="009C018F">
          <w:rPr>
            <w:noProof/>
            <w:webHidden/>
          </w:rPr>
          <w:tab/>
        </w:r>
        <w:r w:rsidR="009C018F">
          <w:rPr>
            <w:noProof/>
            <w:webHidden/>
          </w:rPr>
          <w:fldChar w:fldCharType="begin"/>
        </w:r>
        <w:r w:rsidR="009C018F">
          <w:rPr>
            <w:noProof/>
            <w:webHidden/>
          </w:rPr>
          <w:instrText xml:space="preserve"> PAGEREF _Toc198119235 \h </w:instrText>
        </w:r>
        <w:r w:rsidR="009C018F">
          <w:rPr>
            <w:noProof/>
            <w:webHidden/>
          </w:rPr>
        </w:r>
        <w:r w:rsidR="009C018F">
          <w:rPr>
            <w:noProof/>
            <w:webHidden/>
          </w:rPr>
          <w:fldChar w:fldCharType="separate"/>
        </w:r>
        <w:r w:rsidR="001D0693">
          <w:rPr>
            <w:noProof/>
            <w:webHidden/>
          </w:rPr>
          <w:t>26</w:t>
        </w:r>
        <w:r w:rsidR="009C018F">
          <w:rPr>
            <w:noProof/>
            <w:webHidden/>
          </w:rPr>
          <w:fldChar w:fldCharType="end"/>
        </w:r>
      </w:hyperlink>
    </w:p>
    <w:p w14:paraId="16078920" w14:textId="77777777" w:rsidR="009C018F" w:rsidRDefault="00813CE0">
      <w:pPr>
        <w:pStyle w:val="Tabledesillustrations"/>
        <w:tabs>
          <w:tab w:val="right" w:leader="dot" w:pos="9396"/>
        </w:tabs>
        <w:rPr>
          <w:rFonts w:eastAsiaTheme="minorEastAsia"/>
          <w:noProof/>
        </w:rPr>
      </w:pPr>
      <w:hyperlink w:anchor="_Toc198119236" w:history="1">
        <w:r w:rsidR="009C018F" w:rsidRPr="008C08C2">
          <w:rPr>
            <w:rStyle w:val="Lienhypertexte"/>
            <w:rFonts w:ascii="Times New Roman" w:hAnsi="Times New Roman" w:cs="Times New Roman"/>
            <w:b/>
            <w:noProof/>
            <w:lang w:val="fr-FR"/>
          </w:rPr>
          <w:t>Figure 9</w:t>
        </w:r>
        <w:r w:rsidR="009C018F" w:rsidRPr="008C08C2">
          <w:rPr>
            <w:rStyle w:val="Lienhypertexte"/>
            <w:rFonts w:ascii="Times New Roman" w:hAnsi="Times New Roman" w:cs="Times New Roman"/>
            <w:noProof/>
            <w:lang w:val="fr-FR"/>
          </w:rPr>
          <w:t xml:space="preserve"> : Etat simplifié d'un compte Ethereum</w:t>
        </w:r>
        <w:r w:rsidR="009C018F">
          <w:rPr>
            <w:noProof/>
            <w:webHidden/>
          </w:rPr>
          <w:tab/>
        </w:r>
        <w:r w:rsidR="009C018F">
          <w:rPr>
            <w:noProof/>
            <w:webHidden/>
          </w:rPr>
          <w:fldChar w:fldCharType="begin"/>
        </w:r>
        <w:r w:rsidR="009C018F">
          <w:rPr>
            <w:noProof/>
            <w:webHidden/>
          </w:rPr>
          <w:instrText xml:space="preserve"> PAGEREF _Toc198119236 \h </w:instrText>
        </w:r>
        <w:r w:rsidR="009C018F">
          <w:rPr>
            <w:noProof/>
            <w:webHidden/>
          </w:rPr>
        </w:r>
        <w:r w:rsidR="009C018F">
          <w:rPr>
            <w:noProof/>
            <w:webHidden/>
          </w:rPr>
          <w:fldChar w:fldCharType="separate"/>
        </w:r>
        <w:r w:rsidR="001D0693">
          <w:rPr>
            <w:noProof/>
            <w:webHidden/>
          </w:rPr>
          <w:t>28</w:t>
        </w:r>
        <w:r w:rsidR="009C018F">
          <w:rPr>
            <w:noProof/>
            <w:webHidden/>
          </w:rPr>
          <w:fldChar w:fldCharType="end"/>
        </w:r>
      </w:hyperlink>
    </w:p>
    <w:p w14:paraId="3A245675" w14:textId="77777777" w:rsidR="009C018F" w:rsidRDefault="00813CE0">
      <w:pPr>
        <w:pStyle w:val="Tabledesillustrations"/>
        <w:tabs>
          <w:tab w:val="right" w:leader="dot" w:pos="9396"/>
        </w:tabs>
        <w:rPr>
          <w:rFonts w:eastAsiaTheme="minorEastAsia"/>
          <w:noProof/>
        </w:rPr>
      </w:pPr>
      <w:hyperlink w:anchor="_Toc198119237" w:history="1">
        <w:r w:rsidR="009C018F" w:rsidRPr="008C08C2">
          <w:rPr>
            <w:rStyle w:val="Lienhypertexte"/>
            <w:rFonts w:ascii="Times New Roman" w:hAnsi="Times New Roman" w:cs="Times New Roman"/>
            <w:b/>
            <w:noProof/>
            <w:lang w:val="fr-FR"/>
          </w:rPr>
          <w:t>Figure 10</w:t>
        </w:r>
        <w:r w:rsidR="009C018F" w:rsidRPr="008C08C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9C018F">
          <w:rPr>
            <w:noProof/>
            <w:webHidden/>
          </w:rPr>
          <w:tab/>
        </w:r>
        <w:r w:rsidR="009C018F">
          <w:rPr>
            <w:noProof/>
            <w:webHidden/>
          </w:rPr>
          <w:fldChar w:fldCharType="begin"/>
        </w:r>
        <w:r w:rsidR="009C018F">
          <w:rPr>
            <w:noProof/>
            <w:webHidden/>
          </w:rPr>
          <w:instrText xml:space="preserve"> PAGEREF _Toc198119237 \h </w:instrText>
        </w:r>
        <w:r w:rsidR="009C018F">
          <w:rPr>
            <w:noProof/>
            <w:webHidden/>
          </w:rPr>
        </w:r>
        <w:r w:rsidR="009C018F">
          <w:rPr>
            <w:noProof/>
            <w:webHidden/>
          </w:rPr>
          <w:fldChar w:fldCharType="separate"/>
        </w:r>
        <w:r w:rsidR="001D0693">
          <w:rPr>
            <w:noProof/>
            <w:webHidden/>
          </w:rPr>
          <w:t>47</w:t>
        </w:r>
        <w:r w:rsidR="009C018F">
          <w:rPr>
            <w:noProof/>
            <w:webHidden/>
          </w:rPr>
          <w:fldChar w:fldCharType="end"/>
        </w:r>
      </w:hyperlink>
    </w:p>
    <w:p w14:paraId="1F15AB6F" w14:textId="77777777" w:rsidR="009C018F" w:rsidRDefault="00813CE0">
      <w:pPr>
        <w:pStyle w:val="Tabledesillustrations"/>
        <w:tabs>
          <w:tab w:val="right" w:leader="dot" w:pos="9396"/>
        </w:tabs>
        <w:rPr>
          <w:rFonts w:eastAsiaTheme="minorEastAsia"/>
          <w:noProof/>
        </w:rPr>
      </w:pPr>
      <w:hyperlink w:anchor="_Toc198119238" w:history="1">
        <w:r w:rsidR="009C018F" w:rsidRPr="008C08C2">
          <w:rPr>
            <w:rStyle w:val="Lienhypertexte"/>
            <w:rFonts w:ascii="Times New Roman" w:hAnsi="Times New Roman" w:cs="Times New Roman"/>
            <w:b/>
            <w:noProof/>
            <w:lang w:val="fr-FR"/>
          </w:rPr>
          <w:t>Figure 11</w:t>
        </w:r>
        <w:r w:rsidR="009C018F" w:rsidRPr="008C08C2">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sidR="009C018F">
          <w:rPr>
            <w:noProof/>
            <w:webHidden/>
          </w:rPr>
          <w:tab/>
        </w:r>
        <w:r w:rsidR="009C018F">
          <w:rPr>
            <w:noProof/>
            <w:webHidden/>
          </w:rPr>
          <w:fldChar w:fldCharType="begin"/>
        </w:r>
        <w:r w:rsidR="009C018F">
          <w:rPr>
            <w:noProof/>
            <w:webHidden/>
          </w:rPr>
          <w:instrText xml:space="preserve"> PAGEREF _Toc198119238 \h </w:instrText>
        </w:r>
        <w:r w:rsidR="009C018F">
          <w:rPr>
            <w:noProof/>
            <w:webHidden/>
          </w:rPr>
        </w:r>
        <w:r w:rsidR="009C018F">
          <w:rPr>
            <w:noProof/>
            <w:webHidden/>
          </w:rPr>
          <w:fldChar w:fldCharType="separate"/>
        </w:r>
        <w:r w:rsidR="001D0693">
          <w:rPr>
            <w:noProof/>
            <w:webHidden/>
          </w:rPr>
          <w:t>48</w:t>
        </w:r>
        <w:r w:rsidR="009C018F">
          <w:rPr>
            <w:noProof/>
            <w:webHidden/>
          </w:rPr>
          <w:fldChar w:fldCharType="end"/>
        </w:r>
      </w:hyperlink>
    </w:p>
    <w:p w14:paraId="1D5E8E81" w14:textId="77777777" w:rsidR="009C018F" w:rsidRDefault="00813CE0">
      <w:pPr>
        <w:pStyle w:val="Tabledesillustrations"/>
        <w:tabs>
          <w:tab w:val="right" w:leader="dot" w:pos="9396"/>
        </w:tabs>
        <w:rPr>
          <w:rFonts w:eastAsiaTheme="minorEastAsia"/>
          <w:noProof/>
        </w:rPr>
      </w:pPr>
      <w:hyperlink w:anchor="_Toc198119239" w:history="1">
        <w:r w:rsidR="009C018F" w:rsidRPr="008C08C2">
          <w:rPr>
            <w:rStyle w:val="Lienhypertexte"/>
            <w:rFonts w:ascii="Times New Roman" w:hAnsi="Times New Roman" w:cs="Times New Roman"/>
            <w:b/>
            <w:noProof/>
            <w:lang w:val="fr-FR"/>
          </w:rPr>
          <w:t>Figure 12</w:t>
        </w:r>
        <w:r w:rsidR="009C018F" w:rsidRPr="008C08C2">
          <w:rPr>
            <w:rStyle w:val="Lienhypertexte"/>
            <w:rFonts w:ascii="Times New Roman" w:hAnsi="Times New Roman" w:cs="Times New Roman"/>
            <w:noProof/>
            <w:lang w:val="fr-FR"/>
          </w:rPr>
          <w:t xml:space="preserve"> : PHASE 2 - Vérification ou authentification de documents administratif sur la blockchain Ethereum en se basant sur le hachages, la signature numérique et la clé publique</w:t>
        </w:r>
        <w:r w:rsidR="009C018F">
          <w:rPr>
            <w:noProof/>
            <w:webHidden/>
          </w:rPr>
          <w:tab/>
        </w:r>
        <w:r w:rsidR="009C018F">
          <w:rPr>
            <w:noProof/>
            <w:webHidden/>
          </w:rPr>
          <w:fldChar w:fldCharType="begin"/>
        </w:r>
        <w:r w:rsidR="009C018F">
          <w:rPr>
            <w:noProof/>
            <w:webHidden/>
          </w:rPr>
          <w:instrText xml:space="preserve"> PAGEREF _Toc198119239 \h </w:instrText>
        </w:r>
        <w:r w:rsidR="009C018F">
          <w:rPr>
            <w:noProof/>
            <w:webHidden/>
          </w:rPr>
        </w:r>
        <w:r w:rsidR="009C018F">
          <w:rPr>
            <w:noProof/>
            <w:webHidden/>
          </w:rPr>
          <w:fldChar w:fldCharType="separate"/>
        </w:r>
        <w:r w:rsidR="001D0693">
          <w:rPr>
            <w:noProof/>
            <w:webHidden/>
          </w:rPr>
          <w:t>49</w:t>
        </w:r>
        <w:r w:rsidR="009C018F">
          <w:rPr>
            <w:noProof/>
            <w:webHidden/>
          </w:rPr>
          <w:fldChar w:fldCharType="end"/>
        </w:r>
      </w:hyperlink>
    </w:p>
    <w:p w14:paraId="4F8DA1C9" w14:textId="77777777" w:rsidR="009C018F" w:rsidRDefault="00813CE0">
      <w:pPr>
        <w:pStyle w:val="Tabledesillustrations"/>
        <w:tabs>
          <w:tab w:val="right" w:leader="dot" w:pos="9396"/>
        </w:tabs>
        <w:rPr>
          <w:rFonts w:eastAsiaTheme="minorEastAsia"/>
          <w:noProof/>
        </w:rPr>
      </w:pPr>
      <w:hyperlink w:anchor="_Toc198119240" w:history="1">
        <w:r w:rsidR="009C018F" w:rsidRPr="008C08C2">
          <w:rPr>
            <w:rStyle w:val="Lienhypertexte"/>
            <w:rFonts w:ascii="Times New Roman" w:hAnsi="Times New Roman" w:cs="Times New Roman"/>
            <w:b/>
            <w:noProof/>
            <w:lang w:val="fr-FR"/>
          </w:rPr>
          <w:t>Figure 13</w:t>
        </w:r>
        <w:r w:rsidR="009C018F" w:rsidRPr="008C08C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9C018F">
          <w:rPr>
            <w:noProof/>
            <w:webHidden/>
          </w:rPr>
          <w:tab/>
        </w:r>
        <w:r w:rsidR="009C018F">
          <w:rPr>
            <w:noProof/>
            <w:webHidden/>
          </w:rPr>
          <w:fldChar w:fldCharType="begin"/>
        </w:r>
        <w:r w:rsidR="009C018F">
          <w:rPr>
            <w:noProof/>
            <w:webHidden/>
          </w:rPr>
          <w:instrText xml:space="preserve"> PAGEREF _Toc198119240 \h </w:instrText>
        </w:r>
        <w:r w:rsidR="009C018F">
          <w:rPr>
            <w:noProof/>
            <w:webHidden/>
          </w:rPr>
        </w:r>
        <w:r w:rsidR="009C018F">
          <w:rPr>
            <w:noProof/>
            <w:webHidden/>
          </w:rPr>
          <w:fldChar w:fldCharType="separate"/>
        </w:r>
        <w:r w:rsidR="001D0693">
          <w:rPr>
            <w:noProof/>
            <w:webHidden/>
          </w:rPr>
          <w:t>50</w:t>
        </w:r>
        <w:r w:rsidR="009C018F">
          <w:rPr>
            <w:noProof/>
            <w:webHidden/>
          </w:rPr>
          <w:fldChar w:fldCharType="end"/>
        </w:r>
      </w:hyperlink>
    </w:p>
    <w:p w14:paraId="07847B55" w14:textId="77777777" w:rsidR="009C018F" w:rsidRDefault="00813CE0">
      <w:pPr>
        <w:pStyle w:val="Tabledesillustrations"/>
        <w:tabs>
          <w:tab w:val="right" w:leader="dot" w:pos="9396"/>
        </w:tabs>
        <w:rPr>
          <w:rFonts w:eastAsiaTheme="minorEastAsia"/>
          <w:noProof/>
        </w:rPr>
      </w:pPr>
      <w:hyperlink w:anchor="_Toc198119241" w:history="1">
        <w:r w:rsidR="009C018F" w:rsidRPr="008C08C2">
          <w:rPr>
            <w:rStyle w:val="Lienhypertexte"/>
            <w:rFonts w:ascii="Times New Roman" w:hAnsi="Times New Roman" w:cs="Times New Roman"/>
            <w:b/>
            <w:noProof/>
            <w:lang w:val="fr-FR"/>
          </w:rPr>
          <w:t>Figure 14</w:t>
        </w:r>
        <w:r w:rsidR="009C018F" w:rsidRPr="008C08C2">
          <w:rPr>
            <w:rStyle w:val="Lienhypertexte"/>
            <w:rFonts w:ascii="Times New Roman" w:hAnsi="Times New Roman" w:cs="Times New Roman"/>
            <w:noProof/>
            <w:lang w:val="fr-FR"/>
          </w:rPr>
          <w:t xml:space="preserve"> : Diagramme de séquences d'enregistrement de document administratif dans Ethereum</w:t>
        </w:r>
        <w:r w:rsidR="009C018F">
          <w:rPr>
            <w:noProof/>
            <w:webHidden/>
          </w:rPr>
          <w:tab/>
        </w:r>
        <w:r w:rsidR="009C018F">
          <w:rPr>
            <w:noProof/>
            <w:webHidden/>
          </w:rPr>
          <w:fldChar w:fldCharType="begin"/>
        </w:r>
        <w:r w:rsidR="009C018F">
          <w:rPr>
            <w:noProof/>
            <w:webHidden/>
          </w:rPr>
          <w:instrText xml:space="preserve"> PAGEREF _Toc198119241 \h </w:instrText>
        </w:r>
        <w:r w:rsidR="009C018F">
          <w:rPr>
            <w:noProof/>
            <w:webHidden/>
          </w:rPr>
        </w:r>
        <w:r w:rsidR="009C018F">
          <w:rPr>
            <w:noProof/>
            <w:webHidden/>
          </w:rPr>
          <w:fldChar w:fldCharType="separate"/>
        </w:r>
        <w:r w:rsidR="001D0693">
          <w:rPr>
            <w:noProof/>
            <w:webHidden/>
          </w:rPr>
          <w:t>54</w:t>
        </w:r>
        <w:r w:rsidR="009C018F">
          <w:rPr>
            <w:noProof/>
            <w:webHidden/>
          </w:rPr>
          <w:fldChar w:fldCharType="end"/>
        </w:r>
      </w:hyperlink>
    </w:p>
    <w:p w14:paraId="007C2128" w14:textId="77777777" w:rsidR="009C018F" w:rsidRDefault="00813CE0">
      <w:pPr>
        <w:pStyle w:val="Tabledesillustrations"/>
        <w:tabs>
          <w:tab w:val="right" w:leader="dot" w:pos="9396"/>
        </w:tabs>
        <w:rPr>
          <w:rFonts w:eastAsiaTheme="minorEastAsia"/>
          <w:noProof/>
        </w:rPr>
      </w:pPr>
      <w:hyperlink w:anchor="_Toc198119242" w:history="1">
        <w:r w:rsidR="009C018F" w:rsidRPr="008C08C2">
          <w:rPr>
            <w:rStyle w:val="Lienhypertexte"/>
            <w:rFonts w:ascii="Times New Roman" w:hAnsi="Times New Roman" w:cs="Times New Roman"/>
            <w:b/>
            <w:noProof/>
            <w:lang w:val="fr-FR"/>
          </w:rPr>
          <w:t>Figure 15</w:t>
        </w:r>
        <w:r w:rsidR="009C018F" w:rsidRPr="008C08C2">
          <w:rPr>
            <w:rStyle w:val="Lienhypertexte"/>
            <w:rFonts w:ascii="Times New Roman" w:hAnsi="Times New Roman" w:cs="Times New Roman"/>
            <w:noProof/>
            <w:lang w:val="fr-FR"/>
          </w:rPr>
          <w:t xml:space="preserve"> : Diagramme de séquences d’authentification de document administratif depuis Ethereum</w:t>
        </w:r>
        <w:r w:rsidR="009C018F">
          <w:rPr>
            <w:noProof/>
            <w:webHidden/>
          </w:rPr>
          <w:tab/>
        </w:r>
        <w:r w:rsidR="009C018F">
          <w:rPr>
            <w:noProof/>
            <w:webHidden/>
          </w:rPr>
          <w:fldChar w:fldCharType="begin"/>
        </w:r>
        <w:r w:rsidR="009C018F">
          <w:rPr>
            <w:noProof/>
            <w:webHidden/>
          </w:rPr>
          <w:instrText xml:space="preserve"> PAGEREF _Toc198119242 \h </w:instrText>
        </w:r>
        <w:r w:rsidR="009C018F">
          <w:rPr>
            <w:noProof/>
            <w:webHidden/>
          </w:rPr>
        </w:r>
        <w:r w:rsidR="009C018F">
          <w:rPr>
            <w:noProof/>
            <w:webHidden/>
          </w:rPr>
          <w:fldChar w:fldCharType="separate"/>
        </w:r>
        <w:r w:rsidR="001D0693">
          <w:rPr>
            <w:noProof/>
            <w:webHidden/>
          </w:rPr>
          <w:t>55</w:t>
        </w:r>
        <w:r w:rsidR="009C018F">
          <w:rPr>
            <w:noProof/>
            <w:webHidden/>
          </w:rPr>
          <w:fldChar w:fldCharType="end"/>
        </w:r>
      </w:hyperlink>
    </w:p>
    <w:p w14:paraId="3510B4A1" w14:textId="77777777" w:rsidR="009C018F" w:rsidRDefault="00813CE0">
      <w:pPr>
        <w:pStyle w:val="Tabledesillustrations"/>
        <w:tabs>
          <w:tab w:val="right" w:leader="dot" w:pos="9396"/>
        </w:tabs>
        <w:rPr>
          <w:rFonts w:eastAsiaTheme="minorEastAsia"/>
          <w:noProof/>
        </w:rPr>
      </w:pPr>
      <w:hyperlink w:anchor="_Toc198119243" w:history="1">
        <w:r w:rsidR="009C018F" w:rsidRPr="008C08C2">
          <w:rPr>
            <w:rStyle w:val="Lienhypertexte"/>
            <w:rFonts w:ascii="Times New Roman" w:hAnsi="Times New Roman" w:cs="Times New Roman"/>
            <w:b/>
            <w:noProof/>
            <w:lang w:val="fr-FR"/>
          </w:rPr>
          <w:t>Figure 16</w:t>
        </w:r>
        <w:r w:rsidR="009C018F" w:rsidRPr="008C08C2">
          <w:rPr>
            <w:rStyle w:val="Lienhypertexte"/>
            <w:rFonts w:ascii="Times New Roman" w:hAnsi="Times New Roman" w:cs="Times New Roman"/>
            <w:noProof/>
            <w:lang w:val="fr-FR"/>
          </w:rPr>
          <w:t xml:space="preserve"> : Diagramme d'interactions entre le contrat intelligent et les comptes</w:t>
        </w:r>
        <w:r w:rsidR="009C018F">
          <w:rPr>
            <w:noProof/>
            <w:webHidden/>
          </w:rPr>
          <w:tab/>
        </w:r>
        <w:r w:rsidR="009C018F">
          <w:rPr>
            <w:noProof/>
            <w:webHidden/>
          </w:rPr>
          <w:fldChar w:fldCharType="begin"/>
        </w:r>
        <w:r w:rsidR="009C018F">
          <w:rPr>
            <w:noProof/>
            <w:webHidden/>
          </w:rPr>
          <w:instrText xml:space="preserve"> PAGEREF _Toc198119243 \h </w:instrText>
        </w:r>
        <w:r w:rsidR="009C018F">
          <w:rPr>
            <w:noProof/>
            <w:webHidden/>
          </w:rPr>
        </w:r>
        <w:r w:rsidR="009C018F">
          <w:rPr>
            <w:noProof/>
            <w:webHidden/>
          </w:rPr>
          <w:fldChar w:fldCharType="separate"/>
        </w:r>
        <w:r w:rsidR="001D0693">
          <w:rPr>
            <w:noProof/>
            <w:webHidden/>
          </w:rPr>
          <w:t>56</w:t>
        </w:r>
        <w:r w:rsidR="009C018F">
          <w:rPr>
            <w:noProof/>
            <w:webHidden/>
          </w:rPr>
          <w:fldChar w:fldCharType="end"/>
        </w:r>
      </w:hyperlink>
    </w:p>
    <w:p w14:paraId="5CEE47B3" w14:textId="77777777" w:rsidR="009C018F" w:rsidRDefault="00813CE0">
      <w:pPr>
        <w:pStyle w:val="Tabledesillustrations"/>
        <w:tabs>
          <w:tab w:val="right" w:leader="dot" w:pos="9396"/>
        </w:tabs>
        <w:rPr>
          <w:rFonts w:eastAsiaTheme="minorEastAsia"/>
          <w:noProof/>
        </w:rPr>
      </w:pPr>
      <w:hyperlink w:anchor="_Toc198119244" w:history="1">
        <w:r w:rsidR="009C018F" w:rsidRPr="008C08C2">
          <w:rPr>
            <w:rStyle w:val="Lienhypertexte"/>
            <w:rFonts w:ascii="Times New Roman" w:hAnsi="Times New Roman" w:cs="Times New Roman"/>
            <w:b/>
            <w:noProof/>
            <w:lang w:val="fr-FR"/>
          </w:rPr>
          <w:t>Figure 17</w:t>
        </w:r>
        <w:r w:rsidR="009C018F" w:rsidRPr="008C08C2">
          <w:rPr>
            <w:rStyle w:val="Lienhypertexte"/>
            <w:rFonts w:ascii="Times New Roman" w:hAnsi="Times New Roman" w:cs="Times New Roman"/>
            <w:noProof/>
            <w:lang w:val="fr-FR"/>
          </w:rPr>
          <w:t xml:space="preserve"> : Interface du menu « Obtenir clés privée/publique »</w:t>
        </w:r>
        <w:r w:rsidR="009C018F">
          <w:rPr>
            <w:noProof/>
            <w:webHidden/>
          </w:rPr>
          <w:tab/>
        </w:r>
        <w:r w:rsidR="009C018F">
          <w:rPr>
            <w:noProof/>
            <w:webHidden/>
          </w:rPr>
          <w:fldChar w:fldCharType="begin"/>
        </w:r>
        <w:r w:rsidR="009C018F">
          <w:rPr>
            <w:noProof/>
            <w:webHidden/>
          </w:rPr>
          <w:instrText xml:space="preserve"> PAGEREF _Toc198119244 \h </w:instrText>
        </w:r>
        <w:r w:rsidR="009C018F">
          <w:rPr>
            <w:noProof/>
            <w:webHidden/>
          </w:rPr>
        </w:r>
        <w:r w:rsidR="009C018F">
          <w:rPr>
            <w:noProof/>
            <w:webHidden/>
          </w:rPr>
          <w:fldChar w:fldCharType="separate"/>
        </w:r>
        <w:r w:rsidR="001D0693">
          <w:rPr>
            <w:noProof/>
            <w:webHidden/>
          </w:rPr>
          <w:t>61</w:t>
        </w:r>
        <w:r w:rsidR="009C018F">
          <w:rPr>
            <w:noProof/>
            <w:webHidden/>
          </w:rPr>
          <w:fldChar w:fldCharType="end"/>
        </w:r>
      </w:hyperlink>
    </w:p>
    <w:p w14:paraId="3C4180BF" w14:textId="77777777" w:rsidR="009C018F" w:rsidRDefault="00813CE0">
      <w:pPr>
        <w:pStyle w:val="Tabledesillustrations"/>
        <w:tabs>
          <w:tab w:val="right" w:leader="dot" w:pos="9396"/>
        </w:tabs>
        <w:rPr>
          <w:rFonts w:eastAsiaTheme="minorEastAsia"/>
          <w:noProof/>
        </w:rPr>
      </w:pPr>
      <w:hyperlink w:anchor="_Toc198119245" w:history="1">
        <w:r w:rsidR="009C018F" w:rsidRPr="008C08C2">
          <w:rPr>
            <w:rStyle w:val="Lienhypertexte"/>
            <w:rFonts w:ascii="Times New Roman" w:hAnsi="Times New Roman" w:cs="Times New Roman"/>
            <w:b/>
            <w:noProof/>
            <w:lang w:val="fr-FR"/>
          </w:rPr>
          <w:t>Figure 18</w:t>
        </w:r>
        <w:r w:rsidR="009C018F" w:rsidRPr="008C08C2">
          <w:rPr>
            <w:rStyle w:val="Lienhypertexte"/>
            <w:rFonts w:ascii="Times New Roman" w:hAnsi="Times New Roman" w:cs="Times New Roman"/>
            <w:noProof/>
            <w:lang w:val="fr-FR"/>
          </w:rPr>
          <w:t xml:space="preserve"> : Interface du menu « Enregistrer document »</w:t>
        </w:r>
        <w:r w:rsidR="009C018F">
          <w:rPr>
            <w:noProof/>
            <w:webHidden/>
          </w:rPr>
          <w:tab/>
        </w:r>
        <w:r w:rsidR="009C018F">
          <w:rPr>
            <w:noProof/>
            <w:webHidden/>
          </w:rPr>
          <w:fldChar w:fldCharType="begin"/>
        </w:r>
        <w:r w:rsidR="009C018F">
          <w:rPr>
            <w:noProof/>
            <w:webHidden/>
          </w:rPr>
          <w:instrText xml:space="preserve"> PAGEREF _Toc198119245 \h </w:instrText>
        </w:r>
        <w:r w:rsidR="009C018F">
          <w:rPr>
            <w:noProof/>
            <w:webHidden/>
          </w:rPr>
        </w:r>
        <w:r w:rsidR="009C018F">
          <w:rPr>
            <w:noProof/>
            <w:webHidden/>
          </w:rPr>
          <w:fldChar w:fldCharType="separate"/>
        </w:r>
        <w:r w:rsidR="001D0693">
          <w:rPr>
            <w:noProof/>
            <w:webHidden/>
          </w:rPr>
          <w:t>62</w:t>
        </w:r>
        <w:r w:rsidR="009C018F">
          <w:rPr>
            <w:noProof/>
            <w:webHidden/>
          </w:rPr>
          <w:fldChar w:fldCharType="end"/>
        </w:r>
      </w:hyperlink>
    </w:p>
    <w:p w14:paraId="37F4F1F5" w14:textId="77777777" w:rsidR="009C018F" w:rsidRDefault="00813CE0">
      <w:pPr>
        <w:pStyle w:val="Tabledesillustrations"/>
        <w:tabs>
          <w:tab w:val="right" w:leader="dot" w:pos="9396"/>
        </w:tabs>
        <w:rPr>
          <w:rFonts w:eastAsiaTheme="minorEastAsia"/>
          <w:noProof/>
        </w:rPr>
      </w:pPr>
      <w:hyperlink w:anchor="_Toc198119246" w:history="1">
        <w:r w:rsidR="009C018F" w:rsidRPr="008C08C2">
          <w:rPr>
            <w:rStyle w:val="Lienhypertexte"/>
            <w:rFonts w:ascii="Times New Roman" w:hAnsi="Times New Roman" w:cs="Times New Roman"/>
            <w:b/>
            <w:noProof/>
            <w:lang w:val="fr-FR"/>
          </w:rPr>
          <w:t>Figure 19</w:t>
        </w:r>
        <w:r w:rsidR="009C018F" w:rsidRPr="008C08C2">
          <w:rPr>
            <w:rStyle w:val="Lienhypertexte"/>
            <w:rFonts w:ascii="Times New Roman" w:hAnsi="Times New Roman" w:cs="Times New Roman"/>
            <w:noProof/>
            <w:lang w:val="fr-FR"/>
          </w:rPr>
          <w:t xml:space="preserve"> : Interface du menu « Authentifier document »</w:t>
        </w:r>
        <w:r w:rsidR="009C018F">
          <w:rPr>
            <w:noProof/>
            <w:webHidden/>
          </w:rPr>
          <w:tab/>
        </w:r>
        <w:r w:rsidR="009C018F">
          <w:rPr>
            <w:noProof/>
            <w:webHidden/>
          </w:rPr>
          <w:fldChar w:fldCharType="begin"/>
        </w:r>
        <w:r w:rsidR="009C018F">
          <w:rPr>
            <w:noProof/>
            <w:webHidden/>
          </w:rPr>
          <w:instrText xml:space="preserve"> PAGEREF _Toc198119246 \h </w:instrText>
        </w:r>
        <w:r w:rsidR="009C018F">
          <w:rPr>
            <w:noProof/>
            <w:webHidden/>
          </w:rPr>
        </w:r>
        <w:r w:rsidR="009C018F">
          <w:rPr>
            <w:noProof/>
            <w:webHidden/>
          </w:rPr>
          <w:fldChar w:fldCharType="separate"/>
        </w:r>
        <w:r w:rsidR="001D0693">
          <w:rPr>
            <w:noProof/>
            <w:webHidden/>
          </w:rPr>
          <w:t>62</w:t>
        </w:r>
        <w:r w:rsidR="009C018F">
          <w:rPr>
            <w:noProof/>
            <w:webHidden/>
          </w:rPr>
          <w:fldChar w:fldCharType="end"/>
        </w:r>
      </w:hyperlink>
    </w:p>
    <w:p w14:paraId="4AF32449" w14:textId="77777777" w:rsidR="009C018F" w:rsidRDefault="00813CE0">
      <w:pPr>
        <w:pStyle w:val="Tabledesillustrations"/>
        <w:tabs>
          <w:tab w:val="right" w:leader="dot" w:pos="9396"/>
        </w:tabs>
        <w:rPr>
          <w:rFonts w:eastAsiaTheme="minorEastAsia"/>
          <w:noProof/>
        </w:rPr>
      </w:pPr>
      <w:hyperlink w:anchor="_Toc198119247" w:history="1">
        <w:r w:rsidR="009C018F" w:rsidRPr="008C08C2">
          <w:rPr>
            <w:rStyle w:val="Lienhypertexte"/>
            <w:rFonts w:ascii="Times New Roman" w:hAnsi="Times New Roman" w:cs="Times New Roman"/>
            <w:b/>
            <w:noProof/>
            <w:lang w:val="fr-FR"/>
          </w:rPr>
          <w:t>Figure 20</w:t>
        </w:r>
        <w:r w:rsidR="009C018F" w:rsidRPr="008C08C2">
          <w:rPr>
            <w:rStyle w:val="Lienhypertexte"/>
            <w:rFonts w:ascii="Times New Roman" w:hAnsi="Times New Roman" w:cs="Times New Roman"/>
            <w:noProof/>
            <w:lang w:val="fr-FR"/>
          </w:rPr>
          <w:t xml:space="preserve"> : Interface grand public d'authentification de documents administratifs</w:t>
        </w:r>
        <w:r w:rsidR="009C018F">
          <w:rPr>
            <w:noProof/>
            <w:webHidden/>
          </w:rPr>
          <w:tab/>
        </w:r>
        <w:r w:rsidR="009C018F">
          <w:rPr>
            <w:noProof/>
            <w:webHidden/>
          </w:rPr>
          <w:fldChar w:fldCharType="begin"/>
        </w:r>
        <w:r w:rsidR="009C018F">
          <w:rPr>
            <w:noProof/>
            <w:webHidden/>
          </w:rPr>
          <w:instrText xml:space="preserve"> PAGEREF _Toc198119247 \h </w:instrText>
        </w:r>
        <w:r w:rsidR="009C018F">
          <w:rPr>
            <w:noProof/>
            <w:webHidden/>
          </w:rPr>
        </w:r>
        <w:r w:rsidR="009C018F">
          <w:rPr>
            <w:noProof/>
            <w:webHidden/>
          </w:rPr>
          <w:fldChar w:fldCharType="separate"/>
        </w:r>
        <w:r w:rsidR="001D0693">
          <w:rPr>
            <w:noProof/>
            <w:webHidden/>
          </w:rPr>
          <w:t>63</w:t>
        </w:r>
        <w:r w:rsidR="009C018F">
          <w:rPr>
            <w:noProof/>
            <w:webHidden/>
          </w:rPr>
          <w:fldChar w:fldCharType="end"/>
        </w:r>
      </w:hyperlink>
    </w:p>
    <w:p w14:paraId="6CC3EE04" w14:textId="7777777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8117253"/>
      <w:r w:rsidRPr="00F82EFA">
        <w:rPr>
          <w:rFonts w:ascii="Times New Roman" w:eastAsiaTheme="majorEastAsia" w:hAnsi="Times New Roman" w:cs="Times New Roman"/>
          <w:b/>
          <w:sz w:val="24"/>
          <w:szCs w:val="24"/>
          <w:lang w:val="fr-FR"/>
        </w:rPr>
        <w:lastRenderedPageBreak/>
        <w:t>LISTE DES TABLEAUX</w:t>
      </w:r>
      <w:bookmarkEnd w:id="8"/>
      <w:bookmarkEnd w:id="9"/>
    </w:p>
    <w:p w14:paraId="2BCA19D2" w14:textId="77777777" w:rsidR="00712CC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8117218" w:history="1">
        <w:r w:rsidR="00712CC9" w:rsidRPr="00681FA8">
          <w:rPr>
            <w:rStyle w:val="Lienhypertexte"/>
            <w:rFonts w:ascii="Times New Roman" w:hAnsi="Times New Roman" w:cs="Times New Roman"/>
            <w:b/>
            <w:noProof/>
            <w:lang w:val="fr-FR"/>
          </w:rPr>
          <w:t>Tableau 1</w:t>
        </w:r>
        <w:r w:rsidR="00712CC9" w:rsidRPr="00681FA8">
          <w:rPr>
            <w:rStyle w:val="Lienhypertexte"/>
            <w:rFonts w:ascii="Times New Roman" w:hAnsi="Times New Roman" w:cs="Times New Roman"/>
            <w:noProof/>
            <w:lang w:val="fr-FR"/>
          </w:rPr>
          <w:t xml:space="preserve"> : Analyse comparative de quelques méthodes d'authentification de documents</w:t>
        </w:r>
        <w:r w:rsidR="00712CC9">
          <w:rPr>
            <w:noProof/>
            <w:webHidden/>
          </w:rPr>
          <w:tab/>
        </w:r>
        <w:r w:rsidR="00712CC9">
          <w:rPr>
            <w:noProof/>
            <w:webHidden/>
          </w:rPr>
          <w:fldChar w:fldCharType="begin"/>
        </w:r>
        <w:r w:rsidR="00712CC9">
          <w:rPr>
            <w:noProof/>
            <w:webHidden/>
          </w:rPr>
          <w:instrText xml:space="preserve"> PAGEREF _Toc198117218 \h </w:instrText>
        </w:r>
        <w:r w:rsidR="00712CC9">
          <w:rPr>
            <w:noProof/>
            <w:webHidden/>
          </w:rPr>
        </w:r>
        <w:r w:rsidR="00712CC9">
          <w:rPr>
            <w:noProof/>
            <w:webHidden/>
          </w:rPr>
          <w:fldChar w:fldCharType="separate"/>
        </w:r>
        <w:r w:rsidR="001D0693">
          <w:rPr>
            <w:noProof/>
            <w:webHidden/>
          </w:rPr>
          <w:t>41</w:t>
        </w:r>
        <w:r w:rsidR="00712CC9">
          <w:rPr>
            <w:noProof/>
            <w:webHidden/>
          </w:rPr>
          <w:fldChar w:fldCharType="end"/>
        </w:r>
      </w:hyperlink>
    </w:p>
    <w:p w14:paraId="034D4FD4" w14:textId="77777777" w:rsidR="00712CC9" w:rsidRDefault="00813CE0">
      <w:pPr>
        <w:pStyle w:val="Tabledesillustrations"/>
        <w:tabs>
          <w:tab w:val="right" w:leader="dot" w:pos="9396"/>
        </w:tabs>
        <w:rPr>
          <w:rFonts w:eastAsiaTheme="minorEastAsia"/>
          <w:noProof/>
        </w:rPr>
      </w:pPr>
      <w:hyperlink w:anchor="_Toc198117219" w:history="1">
        <w:r w:rsidR="00712CC9" w:rsidRPr="00681FA8">
          <w:rPr>
            <w:rStyle w:val="Lienhypertexte"/>
            <w:rFonts w:ascii="Times New Roman" w:hAnsi="Times New Roman" w:cs="Times New Roman"/>
            <w:b/>
            <w:noProof/>
            <w:lang w:val="fr-FR"/>
          </w:rPr>
          <w:t>Tableau 2</w:t>
        </w:r>
        <w:r w:rsidR="00712CC9" w:rsidRPr="00681FA8">
          <w:rPr>
            <w:rStyle w:val="Lienhypertexte"/>
            <w:rFonts w:ascii="Times New Roman" w:hAnsi="Times New Roman" w:cs="Times New Roman"/>
            <w:noProof/>
            <w:lang w:val="fr-FR"/>
          </w:rPr>
          <w:t xml:space="preserve"> : Acteurs et rôles de la solution ADOBLOCK</w:t>
        </w:r>
        <w:r w:rsidR="00712CC9">
          <w:rPr>
            <w:noProof/>
            <w:webHidden/>
          </w:rPr>
          <w:tab/>
        </w:r>
        <w:r w:rsidR="00712CC9">
          <w:rPr>
            <w:noProof/>
            <w:webHidden/>
          </w:rPr>
          <w:fldChar w:fldCharType="begin"/>
        </w:r>
        <w:r w:rsidR="00712CC9">
          <w:rPr>
            <w:noProof/>
            <w:webHidden/>
          </w:rPr>
          <w:instrText xml:space="preserve"> PAGEREF _Toc198117219 \h </w:instrText>
        </w:r>
        <w:r w:rsidR="00712CC9">
          <w:rPr>
            <w:noProof/>
            <w:webHidden/>
          </w:rPr>
        </w:r>
        <w:r w:rsidR="00712CC9">
          <w:rPr>
            <w:noProof/>
            <w:webHidden/>
          </w:rPr>
          <w:fldChar w:fldCharType="separate"/>
        </w:r>
        <w:r w:rsidR="001D0693">
          <w:rPr>
            <w:noProof/>
            <w:webHidden/>
          </w:rPr>
          <w:t>53</w:t>
        </w:r>
        <w:r w:rsidR="00712CC9">
          <w:rPr>
            <w:noProof/>
            <w:webHidden/>
          </w:rPr>
          <w:fldChar w:fldCharType="end"/>
        </w:r>
      </w:hyperlink>
    </w:p>
    <w:p w14:paraId="47FC36E1" w14:textId="77777777"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811725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813CE0"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813CE0"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813CE0"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813CE0"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813CE0"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813CE0"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813CE0"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813CE0"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813CE0"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813CE0"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811725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5F5B9DF9" w14:textId="77777777"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31CDF84" w14:textId="77777777"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8117256"/>
      <w:r w:rsidRPr="00FE775C">
        <w:rPr>
          <w:rFonts w:ascii="Times New Roman" w:eastAsiaTheme="majorEastAsia" w:hAnsi="Times New Roman" w:cs="Times New Roman"/>
          <w:b/>
          <w:sz w:val="24"/>
          <w:szCs w:val="24"/>
          <w:lang w:val="fr-FR"/>
        </w:rPr>
        <w:t>Contexte et justification</w:t>
      </w:r>
      <w:bookmarkEnd w:id="14"/>
      <w:bookmarkEnd w:id="15"/>
    </w:p>
    <w:p w14:paraId="55B79847" w14:textId="77777777"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77777777"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77777777"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77777777"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77777777"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77777777"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77777777"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77777777"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4F8ADCEB" w14:textId="77777777"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8117257"/>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01C85047" w14:textId="77777777"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811725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47081DD0" w14:textId="77777777"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811725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1CC436B6" w14:textId="77777777"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8117260"/>
      <w:r w:rsidRPr="0072410A">
        <w:rPr>
          <w:rFonts w:ascii="Times New Roman" w:eastAsiaTheme="majorEastAsia" w:hAnsi="Times New Roman" w:cs="Times New Roman"/>
          <w:b/>
          <w:sz w:val="24"/>
          <w:szCs w:val="24"/>
          <w:lang w:val="fr-FR"/>
        </w:rPr>
        <w:lastRenderedPageBreak/>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77777777"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811922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811726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594123D8" w14:textId="77777777"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77777777"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8117262"/>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14:paraId="018B9352" w14:textId="77777777"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811726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77777777"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77777777"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5DE7198D" w14:textId="77777777"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811726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77777777"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77777777"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8117265"/>
      <w:r w:rsidRPr="000974F5">
        <w:rPr>
          <w:rFonts w:ascii="Times New Roman" w:eastAsiaTheme="majorEastAsia" w:hAnsi="Times New Roman" w:cs="Times New Roman"/>
          <w:b/>
          <w:sz w:val="24"/>
          <w:szCs w:val="24"/>
          <w:lang w:val="fr-FR"/>
        </w:rPr>
        <w:lastRenderedPageBreak/>
        <w:t>Types de blockchain</w:t>
      </w:r>
      <w:bookmarkEnd w:id="31"/>
    </w:p>
    <w:p w14:paraId="1F15E05A" w14:textId="77777777"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7777777"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77777777"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14:paraId="1CF55680" w14:textId="77777777"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8117266"/>
      <w:r w:rsidRPr="00261174">
        <w:rPr>
          <w:rFonts w:ascii="Times New Roman" w:eastAsiaTheme="majorEastAsia" w:hAnsi="Times New Roman" w:cs="Times New Roman"/>
          <w:b/>
          <w:sz w:val="24"/>
          <w:szCs w:val="24"/>
          <w:lang w:val="fr-FR"/>
        </w:rPr>
        <w:t>Architecture de la blockchain</w:t>
      </w:r>
      <w:bookmarkEnd w:id="33"/>
      <w:bookmarkEnd w:id="34"/>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77777777"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77777777"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14:paraId="66C6B6C3" w14:textId="77777777"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811726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14:paraId="705E35EC" w14:textId="77777777"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6E2BC0DD">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14:paraId="4C540D31" w14:textId="77777777"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811922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r w:rsidR="00813CE0">
        <w:fldChar w:fldCharType="begin"/>
      </w:r>
      <w:r w:rsidR="00813CE0" w:rsidRPr="00813CE0">
        <w:rPr>
          <w:lang w:val="fr-FR"/>
          <w:rPrChange w:id="37" w:author="Canisius" w:date="2025-05-25T08:11:00Z">
            <w:rPr/>
          </w:rPrChange>
        </w:rPr>
        <w:instrText xml:space="preserve"> HYPERLINK "https://www.researchgate.net/figure/Reseau-base-sur-les-Serveurs-vs-Reseau-P2P_fig5_335174496" </w:instrText>
      </w:r>
      <w:r w:rsidR="00813CE0">
        <w:fldChar w:fldCharType="separate"/>
      </w:r>
      <w:r>
        <w:rPr>
          <w:rStyle w:val="Lienhypertexte"/>
          <w:rFonts w:ascii="Times New Roman" w:hAnsi="Times New Roman" w:cs="Times New Roman"/>
          <w:i/>
          <w:sz w:val="18"/>
          <w:lang w:val="fr-FR"/>
        </w:rPr>
        <w:t>https://www.researchgate.net/figure/Reseau-base-sur-les-Serveurs-vs-Reseau-P2P_fig5_335174496</w:t>
      </w:r>
      <w:r w:rsidR="00813CE0">
        <w:rPr>
          <w:rStyle w:val="Lienhypertexte"/>
          <w:rFonts w:ascii="Times New Roman" w:hAnsi="Times New Roman" w:cs="Times New Roman"/>
          <w:i/>
          <w:sz w:val="18"/>
          <w:lang w:val="fr-FR"/>
        </w:rPr>
        <w:fldChar w:fldCharType="end"/>
      </w:r>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7777777"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2">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77777777"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811923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8"/>
    </w:p>
    <w:p w14:paraId="2A9C1FEC"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1A1F2ABA">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14:paraId="79B028F2" w14:textId="77777777" w:rsidR="00D60B7C" w:rsidRPr="00F66D1F" w:rsidRDefault="00D60B7C" w:rsidP="00D60B7C">
      <w:pPr>
        <w:pStyle w:val="Lgende"/>
        <w:jc w:val="center"/>
        <w:rPr>
          <w:rFonts w:ascii="Times New Roman" w:hAnsi="Times New Roman" w:cs="Times New Roman"/>
          <w:color w:val="auto"/>
          <w:sz w:val="24"/>
          <w:szCs w:val="24"/>
          <w:lang w:val="fr-FR"/>
        </w:rPr>
      </w:pPr>
      <w:bookmarkStart w:id="39" w:name="_Toc19811923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9"/>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5F825854" w14:textId="77777777" w:rsidR="00562D6E" w:rsidRPr="0092196C" w:rsidRDefault="00562D6E" w:rsidP="000703BC">
      <w:pPr>
        <w:pStyle w:val="Titre3"/>
        <w:numPr>
          <w:ilvl w:val="2"/>
          <w:numId w:val="16"/>
        </w:numPr>
        <w:rPr>
          <w:rFonts w:ascii="Times New Roman" w:hAnsi="Times New Roman" w:cs="Times New Roman"/>
          <w:b/>
          <w:color w:val="auto"/>
          <w:lang w:val="fr-FR"/>
        </w:rPr>
      </w:pPr>
      <w:bookmarkStart w:id="40" w:name="_Toc198117268"/>
      <w:r w:rsidRPr="0092196C">
        <w:rPr>
          <w:rFonts w:ascii="Times New Roman" w:hAnsi="Times New Roman" w:cs="Times New Roman"/>
          <w:b/>
          <w:color w:val="auto"/>
          <w:lang w:val="fr-FR"/>
        </w:rPr>
        <w:lastRenderedPageBreak/>
        <w:t>Fonctionnement de la blockchain</w:t>
      </w:r>
      <w:bookmarkEnd w:id="40"/>
    </w:p>
    <w:p w14:paraId="26837252" w14:textId="77777777"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14:paraId="1BC58B88" w14:textId="77777777" w:rsidR="00D60B7C" w:rsidRDefault="00D60B7C" w:rsidP="00D60B7C">
      <w:pPr>
        <w:keepNext/>
        <w:spacing w:line="360" w:lineRule="auto"/>
        <w:jc w:val="center"/>
      </w:pPr>
      <w:commentRangeStart w:id="41"/>
      <w:r>
        <w:rPr>
          <w:rFonts w:ascii="Times New Roman" w:hAnsi="Times New Roman" w:cs="Times New Roman"/>
          <w:noProof/>
          <w:sz w:val="24"/>
          <w:szCs w:val="24"/>
        </w:rPr>
        <w:drawing>
          <wp:inline distT="0" distB="0" distL="0" distR="0" wp14:anchorId="50E00C96" wp14:editId="3E4FB534">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commentRangeEnd w:id="41"/>
      <w:r w:rsidR="00813CE0">
        <w:rPr>
          <w:rStyle w:val="Marquedecommentaire"/>
        </w:rPr>
        <w:commentReference w:id="41"/>
      </w:r>
    </w:p>
    <w:p w14:paraId="0486AEC9" w14:textId="77777777" w:rsidR="00D60B7C" w:rsidRPr="00A51FDE" w:rsidRDefault="00D60B7C" w:rsidP="00D60B7C">
      <w:pPr>
        <w:pStyle w:val="Lgende"/>
        <w:jc w:val="center"/>
        <w:rPr>
          <w:rFonts w:ascii="Times New Roman" w:hAnsi="Times New Roman" w:cs="Times New Roman"/>
          <w:b/>
          <w:color w:val="auto"/>
          <w:sz w:val="24"/>
          <w:lang w:val="fr-FR"/>
        </w:rPr>
      </w:pPr>
      <w:bookmarkStart w:id="42" w:name="_Toc19811923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2"/>
      <w:r w:rsidR="00D41D08" w:rsidRPr="00391AEE">
        <w:rPr>
          <w:rFonts w:ascii="Times New Roman" w:hAnsi="Times New Roman" w:cs="Times New Roman"/>
          <w:color w:val="auto"/>
          <w:sz w:val="24"/>
          <w:lang w:val="fr-FR"/>
        </w:rPr>
        <w:fldChar w:fldCharType="end"/>
      </w:r>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77777777"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454CB70D" w14:textId="77777777"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14:paraId="2B175892" w14:textId="77777777"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39ADB3A1" w14:textId="77777777"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3" w:name="_Toc198117269"/>
      <w:r w:rsidRPr="001440E4">
        <w:rPr>
          <w:rFonts w:ascii="Times New Roman" w:eastAsiaTheme="majorEastAsia" w:hAnsi="Times New Roman" w:cs="Times New Roman"/>
          <w:b/>
          <w:sz w:val="24"/>
          <w:szCs w:val="24"/>
          <w:lang w:val="fr-FR"/>
        </w:rPr>
        <w:t>Protocoles de consensus</w:t>
      </w:r>
      <w:bookmarkEnd w:id="43"/>
      <w:r w:rsidRPr="001440E4">
        <w:rPr>
          <w:rFonts w:ascii="Times New Roman" w:eastAsiaTheme="majorEastAsia" w:hAnsi="Times New Roman" w:cs="Times New Roman"/>
          <w:b/>
          <w:sz w:val="24"/>
          <w:szCs w:val="24"/>
          <w:lang w:val="fr-FR"/>
        </w:rPr>
        <w:t xml:space="preserve"> </w:t>
      </w:r>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77777777"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77777777"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77777777"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commentRangeStart w:id="46"/>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commentRangeEnd w:id="46"/>
      <w:r w:rsidR="00813CE0">
        <w:rPr>
          <w:rStyle w:val="Marquedecommentaire"/>
        </w:rPr>
        <w:commentReference w:id="46"/>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77777777"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6D389F7" w14:textId="77777777"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77777777"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77777777"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14:paraId="59873B85" w14:textId="77777777"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77777777"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7B594056" w14:textId="77777777"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7" w:name="_Ref190262843"/>
      <w:bookmarkStart w:id="48" w:name="_Toc19811727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7"/>
      <w:bookmarkEnd w:id="48"/>
    </w:p>
    <w:p w14:paraId="4856E07D" w14:textId="77777777"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77777777"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64588344">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14:paraId="3FFEA099" w14:textId="77777777" w:rsidR="003C2761" w:rsidRPr="0010536D" w:rsidRDefault="002C140F" w:rsidP="002C140F">
      <w:pPr>
        <w:pStyle w:val="Lgende"/>
        <w:jc w:val="center"/>
        <w:rPr>
          <w:rFonts w:ascii="Times New Roman" w:hAnsi="Times New Roman" w:cs="Times New Roman"/>
          <w:color w:val="auto"/>
          <w:sz w:val="24"/>
          <w:lang w:val="fr-FR"/>
        </w:rPr>
      </w:pPr>
      <w:bookmarkStart w:id="50" w:name="_Toc19811923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50"/>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77777777"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77777777"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51" w:name="_Toc198117271"/>
      <w:r w:rsidRPr="00D27124">
        <w:rPr>
          <w:rFonts w:ascii="Times New Roman" w:eastAsiaTheme="majorEastAsia" w:hAnsi="Times New Roman" w:cs="Times New Roman"/>
          <w:b/>
          <w:sz w:val="24"/>
          <w:szCs w:val="24"/>
          <w:lang w:val="fr-FR"/>
        </w:rPr>
        <w:t>Exemple de blockchain : Ethereum</w:t>
      </w:r>
      <w:bookmarkEnd w:id="51"/>
    </w:p>
    <w:p w14:paraId="7DBAFD34" w14:textId="77777777"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52" w:name="_Toc198117272"/>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40B5DAB0">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52"/>
    </w:p>
    <w:p w14:paraId="0990A14A" w14:textId="77777777"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77777777"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ins w:id="53" w:author="Canisius" w:date="2025-05-25T08:24:00Z">
        <w:r w:rsidR="006641E8">
          <w:rPr>
            <w:lang w:val="fr-FR"/>
          </w:rPr>
          <w:t xml:space="preserve">[33] </w:t>
        </w:r>
      </w:ins>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14:paraId="6445D929" w14:textId="77777777"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54" w:name="_Toc198117273"/>
      <w:r w:rsidRPr="008B6FFF">
        <w:rPr>
          <w:rFonts w:ascii="Times New Roman" w:hAnsi="Times New Roman" w:cs="Times New Roman"/>
          <w:b/>
          <w:color w:val="auto"/>
          <w:lang w:val="fr-FR"/>
        </w:rPr>
        <w:lastRenderedPageBreak/>
        <w:t>Architecture et fonctionnement d’Ethereum</w:t>
      </w:r>
      <w:bookmarkEnd w:id="54"/>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77777777" w:rsidR="0074295F" w:rsidRPr="009A0A32" w:rsidRDefault="001A5D73" w:rsidP="001A5D73">
      <w:pPr>
        <w:pStyle w:val="Lgende"/>
        <w:jc w:val="center"/>
        <w:rPr>
          <w:rFonts w:ascii="Times New Roman" w:hAnsi="Times New Roman" w:cs="Times New Roman"/>
          <w:color w:val="auto"/>
          <w:sz w:val="24"/>
          <w:lang w:val="fr-FR"/>
        </w:rPr>
      </w:pPr>
      <w:bookmarkStart w:id="55" w:name="_Toc19811923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55"/>
      <w:r w:rsidR="00100BE0">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14:paraId="70B101B9" w14:textId="77777777"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77777777" w:rsidR="004450FF" w:rsidRPr="006267DA" w:rsidRDefault="002A4C0F" w:rsidP="002A4C0F">
      <w:pPr>
        <w:pStyle w:val="Lgende"/>
        <w:jc w:val="center"/>
        <w:rPr>
          <w:rFonts w:ascii="Times New Roman" w:hAnsi="Times New Roman" w:cs="Times New Roman"/>
          <w:color w:val="auto"/>
          <w:sz w:val="24"/>
          <w:lang w:val="fr-FR"/>
        </w:rPr>
      </w:pPr>
      <w:bookmarkStart w:id="56" w:name="_Toc19811923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56"/>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77777777"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77777777"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7777777"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77777777"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7777777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77777777" w:rsidR="00F02EDC" w:rsidRPr="0021112F" w:rsidRDefault="00221B36" w:rsidP="00221B36">
      <w:pPr>
        <w:pStyle w:val="Lgende"/>
        <w:jc w:val="center"/>
        <w:rPr>
          <w:rFonts w:ascii="Times New Roman" w:hAnsi="Times New Roman" w:cs="Times New Roman"/>
          <w:color w:val="auto"/>
          <w:sz w:val="24"/>
          <w:lang w:val="fr-FR"/>
        </w:rPr>
      </w:pPr>
      <w:bookmarkStart w:id="57" w:name="_Toc19811923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7"/>
    </w:p>
    <w:p w14:paraId="45E323E1" w14:textId="77777777"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1D0693">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77777777"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77777777"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14:paraId="6BF6431C" w14:textId="7777777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77777777"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77777777"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14:paraId="2A77ABD5" w14:textId="77777777"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77777777"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77777777"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1D0693">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14:paraId="5BA76C05" w14:textId="77777777"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7777777"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8" w:name="_Toc184475257"/>
      <w:bookmarkStart w:id="59" w:name="_Toc19811727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60" w:name="_Toc184474880"/>
      <w:bookmarkStart w:id="61" w:name="_Toc184475063"/>
      <w:bookmarkStart w:id="62" w:name="_Toc184475258"/>
      <w:bookmarkStart w:id="63" w:name="_Toc184474881"/>
      <w:bookmarkStart w:id="64" w:name="_Toc184475064"/>
      <w:bookmarkStart w:id="65" w:name="_Toc184475259"/>
      <w:bookmarkStart w:id="66" w:name="_Toc184474882"/>
      <w:bookmarkStart w:id="67" w:name="_Toc184475065"/>
      <w:bookmarkStart w:id="68" w:name="_Toc184475260"/>
      <w:bookmarkEnd w:id="58"/>
      <w:bookmarkEnd w:id="60"/>
      <w:bookmarkEnd w:id="61"/>
      <w:bookmarkEnd w:id="62"/>
      <w:bookmarkEnd w:id="63"/>
      <w:bookmarkEnd w:id="64"/>
      <w:bookmarkEnd w:id="65"/>
      <w:bookmarkEnd w:id="66"/>
      <w:bookmarkEnd w:id="67"/>
      <w:bookmarkEnd w:id="68"/>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9"/>
    </w:p>
    <w:p w14:paraId="024E942A" w14:textId="77777777"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00F8E0A4" w14:textId="77777777"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9" w:name="_Toc198117275"/>
      <w:bookmarkStart w:id="70" w:name="_Toc184475261"/>
      <w:r w:rsidRPr="001F14B3">
        <w:rPr>
          <w:rFonts w:ascii="Times New Roman" w:eastAsiaTheme="majorEastAsia" w:hAnsi="Times New Roman" w:cs="Times New Roman"/>
          <w:b/>
          <w:sz w:val="24"/>
          <w:szCs w:val="24"/>
          <w:lang w:val="fr-FR"/>
        </w:rPr>
        <w:t>Authentification de documents</w:t>
      </w:r>
      <w:bookmarkEnd w:id="69"/>
    </w:p>
    <w:p w14:paraId="66CE9ECF" w14:textId="7777777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7777777"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269B985C" w14:textId="77777777"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3A30C4C8" w14:textId="77777777"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w:t>
      </w:r>
      <w:commentRangeStart w:id="71"/>
      <w:r>
        <w:rPr>
          <w:lang w:val="fr-FR"/>
        </w:rPr>
        <w:t xml:space="preserve">recherche, </w:t>
      </w:r>
      <w:r w:rsidR="00B4547C">
        <w:rPr>
          <w:lang w:val="fr-FR"/>
        </w:rPr>
        <w:t>soient</w:t>
      </w:r>
      <w:r w:rsidR="00B12AC4">
        <w:rPr>
          <w:lang w:val="fr-FR"/>
        </w:rPr>
        <w:t> </w:t>
      </w:r>
      <w:commentRangeEnd w:id="71"/>
      <w:r w:rsidR="006641E8">
        <w:rPr>
          <w:rStyle w:val="Marquedecommentaire"/>
          <w:rFonts w:asciiTheme="minorHAnsi" w:eastAsiaTheme="minorHAnsi" w:hAnsiTheme="minorHAnsi" w:cstheme="minorBidi"/>
        </w:rPr>
        <w:commentReference w:id="71"/>
      </w:r>
      <w:r w:rsidR="00B12AC4">
        <w:rPr>
          <w:lang w:val="fr-FR"/>
        </w:rPr>
        <w:t>:</w:t>
      </w:r>
    </w:p>
    <w:p w14:paraId="7BFA11CE" w14:textId="77777777"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438A1448" w14:textId="77777777"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2338DF28" w14:textId="77777777"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57D5C291" w14:textId="77777777"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3E9627FE" w14:textId="77777777"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18903A8" w14:textId="77777777"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205E0958" w14:textId="77777777"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14:paraId="5299291E" w14:textId="77777777"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58CB4DEC" w14:textId="77777777" w:rsidR="00F6536E" w:rsidRDefault="00F026CC" w:rsidP="00AC1EA0">
      <w:pPr>
        <w:pStyle w:val="NormalWeb"/>
        <w:spacing w:before="0" w:beforeAutospacing="0" w:after="0" w:afterAutospacing="0" w:line="360" w:lineRule="auto"/>
        <w:jc w:val="both"/>
        <w:divId w:val="678393322"/>
        <w:rPr>
          <w:lang w:val="fr-FR"/>
        </w:rPr>
      </w:pPr>
      <w:r>
        <w:rPr>
          <w:lang w:val="fr-FR"/>
        </w:rPr>
        <w:t>Où :</w:t>
      </w:r>
    </w:p>
    <w:p w14:paraId="0A793167" w14:textId="77777777"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14:paraId="6668E7A6" w14:textId="77777777"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14:paraId="618BC416" w14:textId="77777777"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14:paraId="49EE78B4" w14:textId="77777777"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14:paraId="5C995CC4" w14:textId="77777777"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72" w:name="_Ref197855209"/>
      <w:bookmarkStart w:id="73" w:name="_Toc198117276"/>
      <w:r w:rsidRPr="007D4C33">
        <w:rPr>
          <w:rFonts w:ascii="Times New Roman" w:eastAsiaTheme="majorEastAsia" w:hAnsi="Times New Roman" w:cs="Times New Roman"/>
          <w:b/>
          <w:sz w:val="24"/>
          <w:szCs w:val="24"/>
          <w:lang w:val="fr-FR"/>
        </w:rPr>
        <w:t>Méthodes d’authentification de documents</w:t>
      </w:r>
      <w:bookmarkEnd w:id="72"/>
      <w:bookmarkEnd w:id="73"/>
    </w:p>
    <w:p w14:paraId="0288C112" w14:textId="77777777"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7777777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77777777"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77777777"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14:paraId="20DFDF24" w14:textId="77777777"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77777777"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220D7491" w14:textId="77777777"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w:t>
      </w:r>
      <w:del w:id="75" w:author="Canisius" w:date="2025-05-25T08:28:00Z">
        <w:r w:rsidRPr="00A5204C" w:rsidDel="006641E8">
          <w:rPr>
            <w:rFonts w:ascii="Times New Roman" w:hAnsi="Times New Roman" w:cs="Times New Roman"/>
            <w:b/>
            <w:sz w:val="24"/>
            <w:szCs w:val="24"/>
            <w:u w:val="single"/>
            <w:lang w:val="fr-FR"/>
          </w:rPr>
          <w:delText>résultat</w:delText>
        </w:r>
        <w:r w:rsidDel="006641E8">
          <w:rPr>
            <w:rFonts w:ascii="Times New Roman" w:hAnsi="Times New Roman" w:cs="Times New Roman"/>
            <w:b/>
            <w:sz w:val="24"/>
            <w:szCs w:val="24"/>
            <w:lang w:val="fr-FR"/>
          </w:rPr>
          <w:delText xml:space="preserve"> : </w:delText>
        </w:r>
        <w:r w:rsidR="002C1484" w:rsidDel="006641E8">
          <w:rPr>
            <w:rFonts w:ascii="Times New Roman" w:hAnsi="Times New Roman" w:cs="Times New Roman"/>
            <w:b/>
            <w:sz w:val="24"/>
            <w:szCs w:val="24"/>
            <w:lang w:val="fr-FR"/>
          </w:rPr>
          <w:delText>c</w:delText>
        </w:r>
        <w:r w:rsidR="005715D1" w:rsidRPr="00224360" w:rsidDel="006641E8">
          <w:rPr>
            <w:rFonts w:ascii="Times New Roman" w:hAnsi="Times New Roman" w:cs="Times New Roman"/>
            <w:b/>
            <w:sz w:val="24"/>
            <w:szCs w:val="24"/>
            <w:lang w:val="fr-FR"/>
          </w:rPr>
          <w:delText xml:space="preserve">adre d'authentification des documents électroniques à l’aide de la technologie Blockchain dans le système gouvernemental </w:delText>
        </w:r>
      </w:del>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14:paraId="793D9226" w14:textId="77777777"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En termes d’outils et de technologies, les auteurs ont utilisé HTML5, CSS3, JavaScript (ES6), Python 3, le microframework Flask et des serveurs HTTP.</w:t>
      </w:r>
    </w:p>
    <w:p w14:paraId="3E532552" w14:textId="77777777"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w:t>
      </w:r>
      <w:del w:id="76" w:author="Canisius" w:date="2025-05-25T08:28:00Z">
        <w:r w:rsidDel="006641E8">
          <w:rPr>
            <w:rFonts w:ascii="Times New Roman" w:hAnsi="Times New Roman" w:cs="Times New Roman"/>
            <w:b/>
            <w:sz w:val="24"/>
            <w:szCs w:val="24"/>
            <w:lang w:val="fr-FR"/>
          </w:rPr>
          <w:delText xml:space="preserve">: </w:delText>
        </w:r>
        <w:r w:rsidR="003B3D10" w:rsidDel="006641E8">
          <w:rPr>
            <w:rFonts w:ascii="Times New Roman" w:hAnsi="Times New Roman" w:cs="Times New Roman"/>
            <w:b/>
            <w:sz w:val="24"/>
            <w:szCs w:val="24"/>
            <w:lang w:val="fr-FR"/>
          </w:rPr>
          <w:delText>l</w:delText>
        </w:r>
        <w:r w:rsidR="00B54352" w:rsidRPr="0080438F" w:rsidDel="006641E8">
          <w:rPr>
            <w:rFonts w:ascii="Times New Roman" w:hAnsi="Times New Roman" w:cs="Times New Roman"/>
            <w:b/>
            <w:sz w:val="24"/>
            <w:szCs w:val="24"/>
            <w:lang w:val="fr-FR"/>
          </w:rPr>
          <w:delText>a Blockchain pour la Sécurisation des E-livrets</w:delText>
        </w:r>
      </w:del>
      <w:r w:rsidR="00B54352" w:rsidRPr="0080438F">
        <w:rPr>
          <w:rFonts w:ascii="Times New Roman" w:hAnsi="Times New Roman" w:cs="Times New Roman"/>
          <w:b/>
          <w:sz w:val="24"/>
          <w:szCs w:val="24"/>
          <w:lang w:val="fr-FR"/>
        </w:rPr>
        <w:t xml:space="preserve">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14:paraId="16CB8785"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14:paraId="2F63B96B" w14:textId="77777777"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2B5F7C4" w14:textId="77777777"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14:paraId="49EF0414" w14:textId="77777777" w:rsidR="005B4152" w:rsidRPr="00F049CA" w:rsidRDefault="005B4152" w:rsidP="00F049CA">
      <w:pPr>
        <w:pStyle w:val="Lgende"/>
        <w:keepNext/>
        <w:jc w:val="center"/>
        <w:rPr>
          <w:rFonts w:ascii="Times New Roman" w:hAnsi="Times New Roman" w:cs="Times New Roman"/>
          <w:color w:val="auto"/>
          <w:sz w:val="24"/>
          <w:lang w:val="fr-FR"/>
        </w:rPr>
      </w:pPr>
      <w:bookmarkStart w:id="77" w:name="_Toc1981172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77"/>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813CE0"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813CE0"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813CE0"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813CE0"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813CE0"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14:paraId="526C268B" w14:textId="77777777"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1A0F7632" w14:textId="77777777"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78" w:name="_Ref197855240"/>
      <w:bookmarkStart w:id="79" w:name="_Toc198117277"/>
      <w:r w:rsidRPr="00B61488">
        <w:rPr>
          <w:rFonts w:ascii="Times New Roman" w:eastAsiaTheme="majorEastAsia" w:hAnsi="Times New Roman" w:cs="Times New Roman"/>
          <w:b/>
          <w:sz w:val="24"/>
          <w:szCs w:val="24"/>
          <w:lang w:val="fr-FR"/>
        </w:rPr>
        <w:t>Discussion</w:t>
      </w:r>
      <w:bookmarkEnd w:id="78"/>
      <w:bookmarkEnd w:id="79"/>
      <w:r>
        <w:rPr>
          <w:rFonts w:ascii="Times New Roman" w:eastAsiaTheme="majorEastAsia" w:hAnsi="Times New Roman" w:cs="Times New Roman"/>
          <w:b/>
          <w:sz w:val="24"/>
          <w:szCs w:val="24"/>
          <w:lang w:val="fr-FR"/>
        </w:rPr>
        <w:t xml:space="preserve"> </w:t>
      </w:r>
    </w:p>
    <w:p w14:paraId="5E360B84" w14:textId="77777777"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77777777"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7D23F088" w14:textId="77777777"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80" w:name="_Toc198117278"/>
      <w:r>
        <w:rPr>
          <w:rFonts w:ascii="Times New Roman" w:eastAsiaTheme="majorEastAsia" w:hAnsi="Times New Roman" w:cs="Times New Roman"/>
          <w:b/>
          <w:sz w:val="24"/>
          <w:szCs w:val="24"/>
          <w:lang w:val="fr-FR"/>
        </w:rPr>
        <w:t>Positionnement</w:t>
      </w:r>
      <w:bookmarkEnd w:id="80"/>
    </w:p>
    <w:p w14:paraId="66CF9D7C" w14:textId="77777777"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1D0693">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1D0693">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434C0BF7" w14:textId="77777777" w:rsidR="00BA43FD" w:rsidRDefault="00B1430E" w:rsidP="00375D51">
      <w:pPr>
        <w:spacing w:after="0" w:line="360" w:lineRule="auto"/>
        <w:jc w:val="both"/>
        <w:rPr>
          <w:ins w:id="81" w:author="Canisius" w:date="2025-05-25T08:29:00Z"/>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14:paraId="5773D0BB" w14:textId="77777777" w:rsidR="006641E8" w:rsidRDefault="006641E8" w:rsidP="00375D51">
      <w:pPr>
        <w:spacing w:after="0" w:line="360" w:lineRule="auto"/>
        <w:jc w:val="both"/>
        <w:rPr>
          <w:rFonts w:ascii="Times New Roman" w:hAnsi="Times New Roman" w:cs="Times New Roman"/>
          <w:sz w:val="24"/>
          <w:szCs w:val="24"/>
          <w:lang w:val="fr-FR"/>
        </w:rPr>
      </w:pPr>
      <w:ins w:id="82" w:author="Canisius" w:date="2025-05-25T08:29:00Z">
        <w:r>
          <w:rPr>
            <w:rFonts w:ascii="Times New Roman" w:hAnsi="Times New Roman" w:cs="Times New Roman"/>
            <w:sz w:val="24"/>
            <w:szCs w:val="24"/>
            <w:lang w:val="fr-FR"/>
          </w:rPr>
          <w:t>Mettre la formule ici et dire quon va use eth</w:t>
        </w:r>
      </w:ins>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651D2AC8" w14:textId="77777777"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70"/>
    </w:p>
    <w:p w14:paraId="2AFF1A6B" w14:textId="77777777" w:rsidR="006001BE" w:rsidRDefault="006001BE" w:rsidP="00457C81">
      <w:pPr>
        <w:spacing w:after="0" w:line="360" w:lineRule="auto"/>
        <w:jc w:val="both"/>
        <w:rPr>
          <w:rFonts w:ascii="Times New Roman" w:hAnsi="Times New Roman" w:cs="Times New Roman"/>
          <w:sz w:val="24"/>
          <w:szCs w:val="24"/>
          <w:lang w:val="fr-FR"/>
        </w:rPr>
      </w:pPr>
    </w:p>
    <w:p w14:paraId="17A53398" w14:textId="77777777"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83" w:name="_Toc184475264"/>
      <w:bookmarkStart w:id="84" w:name="_Toc198117279"/>
      <w:r w:rsidRPr="00310AFE">
        <w:rPr>
          <w:rFonts w:ascii="Times New Roman" w:eastAsiaTheme="majorEastAsia" w:hAnsi="Times New Roman" w:cs="Times New Roman"/>
          <w:b/>
          <w:sz w:val="24"/>
          <w:szCs w:val="24"/>
          <w:lang w:val="fr-FR"/>
        </w:rPr>
        <w:lastRenderedPageBreak/>
        <w:t>CHAPITRE 4 : APPROCHE</w:t>
      </w:r>
      <w:bookmarkEnd w:id="83"/>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84"/>
    </w:p>
    <w:p w14:paraId="507CA7AC" w14:textId="77777777" w:rsidR="0012386B" w:rsidRDefault="00E47F93" w:rsidP="008645BC">
      <w:pPr>
        <w:spacing w:line="360" w:lineRule="auto"/>
        <w:ind w:firstLine="720"/>
        <w:jc w:val="both"/>
        <w:rPr>
          <w:rFonts w:ascii="Times New Roman" w:hAnsi="Times New Roman" w:cs="Times New Roman"/>
          <w:sz w:val="24"/>
          <w:szCs w:val="24"/>
          <w:lang w:val="fr-FR"/>
        </w:rPr>
      </w:pPr>
      <w:del w:id="85" w:author="Canisius" w:date="2025-05-25T08:29:00Z">
        <w:r w:rsidDel="006641E8">
          <w:rPr>
            <w:rFonts w:ascii="Times New Roman" w:hAnsi="Times New Roman" w:cs="Times New Roman"/>
            <w:sz w:val="24"/>
            <w:szCs w:val="24"/>
            <w:lang w:val="fr-FR"/>
          </w:rPr>
          <w:delText xml:space="preserve">Après avoir </w:delText>
        </w:r>
        <w:r w:rsidR="001531BA" w:rsidDel="006641E8">
          <w:rPr>
            <w:rFonts w:ascii="Times New Roman" w:hAnsi="Times New Roman" w:cs="Times New Roman"/>
            <w:sz w:val="24"/>
            <w:szCs w:val="24"/>
            <w:lang w:val="fr-FR"/>
          </w:rPr>
          <w:delText>étudié la technologi</w:delText>
        </w:r>
        <w:r w:rsidR="008A2891" w:rsidDel="006641E8">
          <w:rPr>
            <w:rFonts w:ascii="Times New Roman" w:hAnsi="Times New Roman" w:cs="Times New Roman"/>
            <w:sz w:val="24"/>
            <w:szCs w:val="24"/>
            <w:lang w:val="fr-FR"/>
          </w:rPr>
          <w:delText>e blockchain et dresser un état</w:delText>
        </w:r>
        <w:r w:rsidR="001531BA" w:rsidDel="006641E8">
          <w:rPr>
            <w:rFonts w:ascii="Times New Roman" w:hAnsi="Times New Roman" w:cs="Times New Roman"/>
            <w:sz w:val="24"/>
            <w:szCs w:val="24"/>
            <w:lang w:val="fr-FR"/>
          </w:rPr>
          <w:delText xml:space="preserve"> des connaissances </w:delText>
        </w:r>
        <w:r w:rsidR="008A2891" w:rsidDel="006641E8">
          <w:rPr>
            <w:rFonts w:ascii="Times New Roman" w:hAnsi="Times New Roman" w:cs="Times New Roman"/>
            <w:sz w:val="24"/>
            <w:szCs w:val="24"/>
            <w:lang w:val="fr-FR"/>
          </w:rPr>
          <w:delText>en matière</w:delText>
        </w:r>
        <w:r w:rsidR="00F056B1" w:rsidDel="006641E8">
          <w:rPr>
            <w:rFonts w:ascii="Times New Roman" w:hAnsi="Times New Roman" w:cs="Times New Roman"/>
            <w:sz w:val="24"/>
            <w:szCs w:val="24"/>
            <w:lang w:val="fr-FR"/>
          </w:rPr>
          <w:delText xml:space="preserve"> d’authentification de document</w:delText>
        </w:r>
        <w:r w:rsidR="002B0821" w:rsidDel="006641E8">
          <w:rPr>
            <w:rFonts w:ascii="Times New Roman" w:hAnsi="Times New Roman" w:cs="Times New Roman"/>
            <w:sz w:val="24"/>
            <w:szCs w:val="24"/>
            <w:lang w:val="fr-FR"/>
          </w:rPr>
          <w:delText xml:space="preserve">s, </w:delText>
        </w:r>
        <w:r w:rsidR="00553823" w:rsidDel="006641E8">
          <w:rPr>
            <w:rFonts w:ascii="Times New Roman" w:hAnsi="Times New Roman" w:cs="Times New Roman"/>
            <w:sz w:val="24"/>
            <w:szCs w:val="24"/>
            <w:lang w:val="fr-FR"/>
          </w:rPr>
          <w:delText>nous sommes parvenus à la nécessité d’utiliser la blockchain pour authentifier les documents administratifs</w:delText>
        </w:r>
      </w:del>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14:paraId="593954D7" w14:textId="77777777"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07789067" w14:textId="77777777"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86" w:name="_Toc198117280"/>
      <w:r w:rsidRPr="00090EF0">
        <w:rPr>
          <w:rFonts w:ascii="Times New Roman" w:hAnsi="Times New Roman" w:cs="Times New Roman"/>
          <w:b/>
          <w:color w:val="auto"/>
          <w:sz w:val="24"/>
          <w:lang w:val="fr-FR"/>
        </w:rPr>
        <w:t>Type de document administratif et exigences fonctionnelles</w:t>
      </w:r>
      <w:bookmarkEnd w:id="86"/>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3C2ACC5B" w14:textId="77777777"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87" w:name="_Toc198117281"/>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87"/>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77777777"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77777777" w:rsidR="00EA354A" w:rsidRPr="004A5741" w:rsidRDefault="00DF6BA8" w:rsidP="00DF6BA8">
      <w:pPr>
        <w:pStyle w:val="Lgende"/>
        <w:jc w:val="center"/>
        <w:rPr>
          <w:rFonts w:ascii="Times New Roman" w:hAnsi="Times New Roman" w:cs="Times New Roman"/>
          <w:color w:val="auto"/>
          <w:sz w:val="24"/>
          <w:lang w:val="fr-FR"/>
        </w:rPr>
      </w:pPr>
      <w:bookmarkStart w:id="88" w:name="_Toc19811923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88"/>
    </w:p>
    <w:p w14:paraId="3E8E774C" w14:textId="77777777"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3">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77777777" w:rsidR="00CA371C" w:rsidRPr="002449EE" w:rsidRDefault="007158C4" w:rsidP="007158C4">
      <w:pPr>
        <w:pStyle w:val="Lgende"/>
        <w:jc w:val="center"/>
        <w:rPr>
          <w:rFonts w:ascii="Times New Roman" w:hAnsi="Times New Roman" w:cs="Times New Roman"/>
          <w:color w:val="auto"/>
          <w:sz w:val="24"/>
          <w:lang w:val="fr-FR"/>
        </w:rPr>
      </w:pPr>
      <w:bookmarkStart w:id="89" w:name="_Toc19811923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89"/>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77777777" w:rsidR="009B6562" w:rsidRPr="00AE7EBE" w:rsidRDefault="000648E2" w:rsidP="000648E2">
      <w:pPr>
        <w:pStyle w:val="Lgende"/>
        <w:jc w:val="center"/>
        <w:rPr>
          <w:rFonts w:ascii="Times New Roman" w:hAnsi="Times New Roman" w:cs="Times New Roman"/>
          <w:color w:val="auto"/>
          <w:sz w:val="24"/>
          <w:szCs w:val="24"/>
          <w:lang w:val="fr-FR"/>
        </w:rPr>
      </w:pPr>
      <w:bookmarkStart w:id="90" w:name="_Toc19811923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90"/>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77777777"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14:paraId="064CA98B" w14:textId="77777777"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7777777" w:rsidR="00732232" w:rsidRPr="00EE7C87" w:rsidRDefault="00BE5554" w:rsidP="00BE5554">
      <w:pPr>
        <w:pStyle w:val="Lgende"/>
        <w:jc w:val="center"/>
        <w:rPr>
          <w:rFonts w:ascii="Times New Roman" w:hAnsi="Times New Roman" w:cs="Times New Roman"/>
          <w:noProof/>
          <w:color w:val="auto"/>
          <w:sz w:val="24"/>
          <w:lang w:val="fr-FR"/>
        </w:rPr>
      </w:pPr>
      <w:bookmarkStart w:id="91" w:name="_Toc19811924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91"/>
    </w:p>
    <w:p w14:paraId="25EF4647" w14:textId="7777777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77777777"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92" w:name="_Toc184475265"/>
      <w:bookmarkStart w:id="93" w:name="_Toc19811728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92"/>
      <w:bookmarkEnd w:id="93"/>
      <w:r w:rsidRPr="00006C8A">
        <w:rPr>
          <w:rFonts w:ascii="Times New Roman" w:eastAsiaTheme="majorEastAsia" w:hAnsi="Times New Roman" w:cs="Times New Roman"/>
          <w:b/>
          <w:sz w:val="24"/>
          <w:szCs w:val="24"/>
          <w:lang w:val="fr-FR"/>
        </w:rPr>
        <w:t xml:space="preserve"> </w:t>
      </w:r>
    </w:p>
    <w:p w14:paraId="52D9C4E8" w14:textId="77777777"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94" w:name="_Toc198117283"/>
      <w:bookmarkStart w:id="95" w:name="_Toc184475266"/>
      <w:r w:rsidRPr="008D55FE">
        <w:rPr>
          <w:rFonts w:ascii="Times New Roman" w:eastAsiaTheme="majorEastAsia" w:hAnsi="Times New Roman" w:cs="Times New Roman"/>
          <w:b/>
          <w:sz w:val="24"/>
          <w:szCs w:val="24"/>
          <w:lang w:val="fr-FR"/>
        </w:rPr>
        <w:t>Protocole d’implémentation</w:t>
      </w:r>
      <w:bookmarkEnd w:id="94"/>
      <w:r w:rsidRPr="008D55FE">
        <w:rPr>
          <w:rFonts w:ascii="Times New Roman" w:eastAsiaTheme="majorEastAsia" w:hAnsi="Times New Roman" w:cs="Times New Roman"/>
          <w:b/>
          <w:sz w:val="24"/>
          <w:szCs w:val="24"/>
          <w:lang w:val="fr-FR"/>
        </w:rPr>
        <w:t xml:space="preserve"> </w:t>
      </w:r>
      <w:bookmarkEnd w:id="95"/>
    </w:p>
    <w:p w14:paraId="1D7AAA2D" w14:textId="77777777"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DF36F9" w14:textId="77777777" w:rsidR="000F2F35" w:rsidRPr="00555847" w:rsidRDefault="000F2F35" w:rsidP="000703BC">
      <w:pPr>
        <w:pStyle w:val="Titre3"/>
        <w:numPr>
          <w:ilvl w:val="2"/>
          <w:numId w:val="36"/>
        </w:numPr>
        <w:rPr>
          <w:rFonts w:ascii="Times New Roman" w:hAnsi="Times New Roman" w:cs="Times New Roman"/>
          <w:b/>
          <w:color w:val="auto"/>
          <w:lang w:val="fr-FR"/>
        </w:rPr>
      </w:pPr>
      <w:bookmarkStart w:id="96" w:name="_Toc198117284"/>
      <w:r w:rsidRPr="00555847">
        <w:rPr>
          <w:rFonts w:ascii="Times New Roman" w:hAnsi="Times New Roman" w:cs="Times New Roman"/>
          <w:b/>
          <w:color w:val="auto"/>
          <w:lang w:val="fr-FR"/>
        </w:rPr>
        <w:t>Analyse et conception de l’approche</w:t>
      </w:r>
      <w:bookmarkEnd w:id="96"/>
    </w:p>
    <w:p w14:paraId="5F4CB1E4" w14:textId="77777777"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77777777"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14:paraId="7BAAD874" w14:textId="77777777" w:rsidR="00D36FD7" w:rsidRPr="00FA7EC8" w:rsidRDefault="00D36FD7" w:rsidP="00FA7EC8">
      <w:pPr>
        <w:pStyle w:val="Lgende"/>
        <w:keepNext/>
        <w:jc w:val="center"/>
        <w:rPr>
          <w:rFonts w:ascii="Times New Roman" w:hAnsi="Times New Roman" w:cs="Times New Roman"/>
          <w:color w:val="auto"/>
          <w:sz w:val="24"/>
          <w:lang w:val="fr-FR"/>
        </w:rPr>
      </w:pPr>
      <w:bookmarkStart w:id="97" w:name="_Toc1981172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w:t>
      </w:r>
      <w:commentRangeStart w:id="98"/>
      <w:r w:rsidRPr="00FA7EC8">
        <w:rPr>
          <w:rFonts w:ascii="Times New Roman" w:hAnsi="Times New Roman" w:cs="Times New Roman"/>
          <w:color w:val="auto"/>
          <w:sz w:val="24"/>
          <w:lang w:val="fr-FR"/>
        </w:rPr>
        <w:t>ADOBLOCK</w:t>
      </w:r>
      <w:bookmarkEnd w:id="97"/>
      <w:commentRangeEnd w:id="98"/>
      <w:r w:rsidR="00C1769D">
        <w:rPr>
          <w:rStyle w:val="Marquedecommentaire"/>
          <w:i w:val="0"/>
          <w:iCs w:val="0"/>
          <w:color w:val="auto"/>
        </w:rPr>
        <w:commentReference w:id="98"/>
      </w:r>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813CE0"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813CE0"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1F3A86BF"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7777777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77777777" w:rsidR="00FD78AA" w:rsidRPr="00155080" w:rsidRDefault="00CE2045" w:rsidP="00155080">
      <w:pPr>
        <w:pStyle w:val="Lgende"/>
        <w:jc w:val="center"/>
        <w:rPr>
          <w:rFonts w:ascii="Times New Roman" w:hAnsi="Times New Roman" w:cs="Times New Roman"/>
          <w:color w:val="auto"/>
          <w:sz w:val="24"/>
          <w:szCs w:val="24"/>
          <w:lang w:val="fr-FR"/>
        </w:rPr>
      </w:pPr>
      <w:bookmarkStart w:id="99" w:name="_Toc19811924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99"/>
    </w:p>
    <w:p w14:paraId="57E46A71" w14:textId="77777777"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77777777" w:rsidR="00A25583" w:rsidRPr="0016125A" w:rsidRDefault="0016125A" w:rsidP="0016125A">
      <w:pPr>
        <w:pStyle w:val="Lgende"/>
        <w:jc w:val="center"/>
        <w:rPr>
          <w:rFonts w:ascii="Times New Roman" w:hAnsi="Times New Roman" w:cs="Times New Roman"/>
          <w:color w:val="auto"/>
          <w:sz w:val="36"/>
          <w:szCs w:val="24"/>
          <w:lang w:val="fr-FR"/>
        </w:rPr>
      </w:pPr>
      <w:bookmarkStart w:id="100" w:name="_Toc19811924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00"/>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77777777"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77777777" w:rsidR="0029068D" w:rsidRPr="009D5BFC" w:rsidRDefault="00B31925" w:rsidP="009D5BFC">
      <w:pPr>
        <w:pStyle w:val="Lgende"/>
        <w:jc w:val="center"/>
        <w:rPr>
          <w:rFonts w:ascii="Times New Roman" w:hAnsi="Times New Roman" w:cs="Times New Roman"/>
          <w:color w:val="auto"/>
          <w:sz w:val="36"/>
          <w:szCs w:val="24"/>
          <w:lang w:val="fr-FR"/>
        </w:rPr>
      </w:pPr>
      <w:bookmarkStart w:id="103" w:name="_Toc19811924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03"/>
    </w:p>
    <w:p w14:paraId="20C0C55A" w14:textId="77777777" w:rsidR="000F2F35" w:rsidRPr="00915FB4" w:rsidRDefault="000F2F35" w:rsidP="000703BC">
      <w:pPr>
        <w:pStyle w:val="Titre3"/>
        <w:numPr>
          <w:ilvl w:val="2"/>
          <w:numId w:val="36"/>
        </w:numPr>
        <w:rPr>
          <w:rFonts w:ascii="Times New Roman" w:hAnsi="Times New Roman" w:cs="Times New Roman"/>
          <w:b/>
          <w:color w:val="auto"/>
          <w:lang w:val="fr-FR"/>
        </w:rPr>
      </w:pPr>
      <w:bookmarkStart w:id="104" w:name="_Toc198117285"/>
      <w:r w:rsidRPr="00915FB4">
        <w:rPr>
          <w:rFonts w:ascii="Times New Roman" w:hAnsi="Times New Roman" w:cs="Times New Roman"/>
          <w:b/>
          <w:color w:val="auto"/>
          <w:lang w:val="fr-FR"/>
        </w:rPr>
        <w:lastRenderedPageBreak/>
        <w:t>Outils et technologies utilisés</w:t>
      </w:r>
      <w:bookmarkEnd w:id="104"/>
    </w:p>
    <w:p w14:paraId="1E5FD554" w14:textId="77777777"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5D87C3DE" w14:textId="77777777"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67FC134D">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30CC14B">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0">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4C4C42CA">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77777777"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lastRenderedPageBreak/>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77777777"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5474A00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69263CE2">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7777777"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77777777"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798D303C">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307659DB">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w:t>
      </w:r>
      <w:r w:rsidRPr="00C72D47">
        <w:rPr>
          <w:rFonts w:ascii="Times New Roman" w:hAnsi="Times New Roman" w:cs="Times New Roman"/>
          <w:sz w:val="24"/>
          <w:szCs w:val="24"/>
          <w:lang w:val="fr-FR"/>
        </w:rPr>
        <w:lastRenderedPageBreak/>
        <w:t xml:space="preserve">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77777777"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6">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14:paraId="1C383820" w14:textId="77777777" w:rsidR="00A86D6D" w:rsidRDefault="00394817" w:rsidP="00956B93">
      <w:pPr>
        <w:spacing w:after="0"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7777777"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lastRenderedPageBreak/>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4F6855F9" w14:textId="77777777" w:rsidR="003A2B0A" w:rsidRPr="00915FB4" w:rsidRDefault="003A2B0A" w:rsidP="00530C17">
      <w:pPr>
        <w:pStyle w:val="Titre3"/>
        <w:numPr>
          <w:ilvl w:val="2"/>
          <w:numId w:val="50"/>
        </w:numPr>
        <w:rPr>
          <w:rFonts w:ascii="Times New Roman" w:hAnsi="Times New Roman" w:cs="Times New Roman"/>
          <w:b/>
          <w:color w:val="auto"/>
          <w:lang w:val="fr-FR"/>
        </w:rPr>
      </w:pPr>
      <w:bookmarkStart w:id="106" w:name="_Toc198117286"/>
      <w:r w:rsidRPr="003A2B0A">
        <w:rPr>
          <w:rFonts w:ascii="Times New Roman" w:hAnsi="Times New Roman" w:cs="Times New Roman"/>
          <w:b/>
          <w:color w:val="auto"/>
          <w:lang w:val="fr-FR"/>
        </w:rPr>
        <w:t>Démarche d’implémentation</w:t>
      </w:r>
      <w:bookmarkEnd w:id="106"/>
      <w:r w:rsidRPr="00915FB4">
        <w:rPr>
          <w:rFonts w:ascii="Times New Roman" w:hAnsi="Times New Roman" w:cs="Times New Roman"/>
          <w:b/>
          <w:color w:val="auto"/>
          <w:lang w:val="fr-FR"/>
        </w:rPr>
        <w:t xml:space="preserve"> </w:t>
      </w:r>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3B55A76F" w14:textId="77777777"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5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77777777"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annexe 5</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77777777"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annexe 4</w:t>
      </w:r>
      <w:r w:rsidR="00DD5562">
        <w:rPr>
          <w:rFonts w:ascii="Times New Roman" w:hAnsi="Times New Roman" w:cs="Times New Roman"/>
          <w:sz w:val="24"/>
          <w:szCs w:val="24"/>
          <w:lang w:val="fr-FR"/>
        </w:rPr>
        <w:t>.</w:t>
      </w:r>
    </w:p>
    <w:p w14:paraId="3FD09E08" w14:textId="77777777"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contract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5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14:paraId="414B646F" w14:textId="77777777"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B44212" w:rsidRPr="008868A8">
        <w:rPr>
          <w:rFonts w:ascii="Times New Roman" w:hAnsi="Times New Roman" w:cs="Times New Roman"/>
          <w:sz w:val="24"/>
          <w:szCs w:val="24"/>
          <w:lang w:val="fr-FR"/>
        </w:rPr>
        <w:t>ethereum.service.ts)</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77777777"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107" w:name="_Toc198117287"/>
      <w:bookmarkStart w:id="108" w:name="_Toc184475267"/>
      <w:r w:rsidRPr="00C348D8">
        <w:rPr>
          <w:rFonts w:ascii="Times New Roman" w:eastAsiaTheme="majorEastAsia" w:hAnsi="Times New Roman" w:cs="Times New Roman"/>
          <w:b/>
          <w:sz w:val="24"/>
          <w:szCs w:val="24"/>
          <w:lang w:val="fr-FR"/>
        </w:rPr>
        <w:lastRenderedPageBreak/>
        <w:t>Présentation de la solution</w:t>
      </w:r>
      <w:bookmarkEnd w:id="107"/>
      <w:r w:rsidRPr="00C348D8">
        <w:rPr>
          <w:rFonts w:ascii="Times New Roman" w:eastAsiaTheme="majorEastAsia" w:hAnsi="Times New Roman" w:cs="Times New Roman"/>
          <w:b/>
          <w:sz w:val="24"/>
          <w:szCs w:val="24"/>
          <w:lang w:val="fr-FR"/>
        </w:rPr>
        <w:t xml:space="preserve"> </w:t>
      </w:r>
      <w:bookmarkEnd w:id="108"/>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777777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77777777" w:rsidR="00CE6E75" w:rsidRPr="0089498F" w:rsidRDefault="00FF7BDE" w:rsidP="0089498F">
      <w:pPr>
        <w:pStyle w:val="Lgende"/>
        <w:jc w:val="center"/>
        <w:rPr>
          <w:rFonts w:ascii="Times New Roman" w:hAnsi="Times New Roman" w:cs="Times New Roman"/>
          <w:color w:val="auto"/>
          <w:sz w:val="36"/>
          <w:szCs w:val="24"/>
          <w:lang w:val="fr-FR"/>
        </w:rPr>
      </w:pPr>
      <w:bookmarkStart w:id="109" w:name="_Toc19811924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09"/>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77777777" w:rsidR="009273AE" w:rsidRPr="008F5754" w:rsidRDefault="00097ABC" w:rsidP="00097ABC">
      <w:pPr>
        <w:pStyle w:val="Lgende"/>
        <w:jc w:val="center"/>
        <w:rPr>
          <w:rFonts w:ascii="Times New Roman" w:hAnsi="Times New Roman" w:cs="Times New Roman"/>
          <w:color w:val="auto"/>
          <w:sz w:val="24"/>
          <w:szCs w:val="24"/>
          <w:lang w:val="fr-FR"/>
        </w:rPr>
      </w:pPr>
      <w:bookmarkStart w:id="110" w:name="_Toc19811924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10"/>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77777777" w:rsidR="009273AE" w:rsidRPr="005A1605" w:rsidRDefault="00520AC3" w:rsidP="00520AC3">
      <w:pPr>
        <w:pStyle w:val="Lgende"/>
        <w:jc w:val="center"/>
        <w:rPr>
          <w:rFonts w:ascii="Times New Roman" w:hAnsi="Times New Roman" w:cs="Times New Roman"/>
          <w:color w:val="auto"/>
          <w:sz w:val="36"/>
          <w:szCs w:val="24"/>
          <w:lang w:val="fr-FR"/>
        </w:rPr>
      </w:pPr>
      <w:bookmarkStart w:id="111" w:name="_Toc19811924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11"/>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77777777"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lastRenderedPageBreak/>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77777777" w:rsidR="00E835C8" w:rsidRPr="005260AF" w:rsidRDefault="00031BFF" w:rsidP="00031BFF">
      <w:pPr>
        <w:pStyle w:val="Lgende"/>
        <w:jc w:val="center"/>
        <w:rPr>
          <w:rFonts w:ascii="Times New Roman" w:hAnsi="Times New Roman" w:cs="Times New Roman"/>
          <w:color w:val="auto"/>
          <w:sz w:val="36"/>
          <w:szCs w:val="24"/>
          <w:lang w:val="fr-FR"/>
        </w:rPr>
      </w:pPr>
      <w:bookmarkStart w:id="112" w:name="_Toc19811924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12"/>
    </w:p>
    <w:p w14:paraId="4C8257C7" w14:textId="77777777" w:rsidR="00457C81" w:rsidRPr="00B61165" w:rsidRDefault="00DE5C7D" w:rsidP="005B6AAC">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113" w:name="_Toc184475268"/>
      <w:bookmarkStart w:id="114" w:name="_Toc198117288"/>
      <w:r w:rsidRPr="00B61165">
        <w:rPr>
          <w:rFonts w:ascii="Times New Roman" w:eastAsiaTheme="majorEastAsia" w:hAnsi="Times New Roman" w:cs="Times New Roman"/>
          <w:b/>
          <w:sz w:val="24"/>
          <w:szCs w:val="24"/>
          <w:lang w:val="fr-FR"/>
        </w:rPr>
        <w:t>Discussion des résultats</w:t>
      </w:r>
      <w:bookmarkEnd w:id="113"/>
      <w:bookmarkEnd w:id="114"/>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77777777"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CE3F9F">
        <w:rPr>
          <w:rFonts w:ascii="Times New Roman" w:hAnsi="Times New Roman" w:cs="Times New Roman"/>
          <w:sz w:val="24"/>
          <w:szCs w:val="24"/>
          <w:lang w:val="fr-FR"/>
        </w:rPr>
        <w:instrText xml:space="preserve"> ADDIN ZOTERO_ITEM CSL_CITATION {"citationID":"OXReIWxr","properties":{"formattedCitation":"[15],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77777777"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529B5">
        <w:rPr>
          <w:rFonts w:ascii="Times New Roman" w:hAnsi="Times New Roman" w:cs="Times New Roman"/>
          <w:sz w:val="24"/>
          <w:szCs w:val="24"/>
          <w:lang w:val="fr-FR"/>
        </w:rPr>
        <w:instrText xml:space="preserve"> ADDIN ZOTERO_ITEM CSL_CITATION {"citationID":"yPXGxgse","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77777777"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955518">
        <w:rPr>
          <w:rFonts w:ascii="Times New Roman" w:hAnsi="Times New Roman" w:cs="Times New Roman"/>
          <w:sz w:val="24"/>
          <w:szCs w:val="24"/>
          <w:lang w:val="fr-FR"/>
        </w:rPr>
        <w:instrText xml:space="preserve"> ADDIN ZOTERO_ITEM CSL_CITATION {"citationID":"VzgDPuQg","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77777777"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77777777"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115" w:name="_Toc184475269"/>
      <w:bookmarkStart w:id="116" w:name="_Toc198117289"/>
      <w:r w:rsidRPr="00153537">
        <w:rPr>
          <w:rFonts w:ascii="Times New Roman" w:eastAsiaTheme="majorEastAsia" w:hAnsi="Times New Roman" w:cs="Times New Roman"/>
          <w:b/>
          <w:sz w:val="24"/>
          <w:szCs w:val="24"/>
          <w:lang w:val="fr-FR"/>
        </w:rPr>
        <w:lastRenderedPageBreak/>
        <w:t>CONCLUSION ET PERSPECTIVES</w:t>
      </w:r>
      <w:bookmarkEnd w:id="115"/>
      <w:bookmarkEnd w:id="116"/>
    </w:p>
    <w:p w14:paraId="436B75C7" w14:textId="77777777"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77777777"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77777777"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117" w:name="_Toc184475270"/>
      <w:bookmarkStart w:id="118" w:name="_Toc19811729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w:t>
      </w:r>
      <w:commentRangeStart w:id="119"/>
      <w:r w:rsidR="004A1E46" w:rsidRPr="00C91032">
        <w:rPr>
          <w:rFonts w:ascii="Times New Roman" w:eastAsiaTheme="majorEastAsia" w:hAnsi="Times New Roman" w:cs="Times New Roman"/>
          <w:b/>
          <w:sz w:val="24"/>
          <w:szCs w:val="24"/>
          <w:lang w:val="fr-FR"/>
        </w:rPr>
        <w:t>ES</w:t>
      </w:r>
      <w:bookmarkEnd w:id="117"/>
      <w:bookmarkEnd w:id="118"/>
      <w:commentRangeEnd w:id="119"/>
      <w:r w:rsidR="00E3060F">
        <w:rPr>
          <w:rStyle w:val="Marquedecommentaire"/>
        </w:rPr>
        <w:commentReference w:id="119"/>
      </w:r>
    </w:p>
    <w:p w14:paraId="070FE789" w14:textId="77777777" w:rsidR="00955518" w:rsidRPr="00955518" w:rsidRDefault="00313363" w:rsidP="00955518">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955518" w:rsidRPr="00955518">
        <w:rPr>
          <w:lang w:val="fr-FR"/>
        </w:rPr>
        <w:t>[1]</w:t>
      </w:r>
      <w:r w:rsidR="00955518" w:rsidRPr="00955518">
        <w:rPr>
          <w:lang w:val="fr-FR"/>
        </w:rPr>
        <w:tab/>
        <w:t>Ministère de l’Economie et des Finances du Burkina Faso, « ALERTE VIGILANCE ». Consulté le: 26 janvier 2025. [En ligne]. Disponible sur: https://www.facebook.com/share/p/1BP46UYXF9/</w:t>
      </w:r>
    </w:p>
    <w:p w14:paraId="08322DD1" w14:textId="77777777" w:rsidR="00955518" w:rsidRPr="00955518" w:rsidRDefault="00955518" w:rsidP="00955518">
      <w:pPr>
        <w:pStyle w:val="Bibliographie"/>
        <w:rPr>
          <w:lang w:val="fr-FR"/>
        </w:rPr>
      </w:pPr>
      <w:r w:rsidRPr="00955518">
        <w:rPr>
          <w:lang w:val="fr-FR"/>
        </w:rPr>
        <w:t>[2]</w:t>
      </w:r>
      <w:r w:rsidRPr="00955518">
        <w:rPr>
          <w:lang w:val="fr-FR"/>
        </w:rPr>
        <w:tab/>
        <w:t>DCRP/MFPTPS, « Ministère de la Fonction Publique, du Travail et de la Protection Sociale ». Consulté le: 15 septembre 2024. [En ligne]. Disponible sur: https://www.facebook.com/share/p/kHPydXy6A1zMniK1/?mibextid=oFDknk</w:t>
      </w:r>
    </w:p>
    <w:p w14:paraId="08146380" w14:textId="77777777" w:rsidR="00955518" w:rsidRPr="00955518" w:rsidRDefault="00955518" w:rsidP="00955518">
      <w:pPr>
        <w:pStyle w:val="Bibliographie"/>
        <w:rPr>
          <w:lang w:val="fr-FR"/>
        </w:rPr>
      </w:pPr>
      <w:r w:rsidRPr="00955518">
        <w:rPr>
          <w:lang w:val="fr-FR"/>
        </w:rPr>
        <w:t>[3]</w:t>
      </w:r>
      <w:r w:rsidRPr="00955518">
        <w:rPr>
          <w:lang w:val="fr-FR"/>
        </w:rPr>
        <w:tab/>
        <w:t>Douanes du Burkina Faso, « Service de Communication et des Relations Publiques de la Direction Générale des Douanes ». Consulté le: 15 septembre 2024. [En ligne]. Disponible sur: https://www.facebook.com/share/p/15f4cKVZ3P/</w:t>
      </w:r>
    </w:p>
    <w:p w14:paraId="1139DE4D" w14:textId="77777777" w:rsidR="00955518" w:rsidRPr="00955518" w:rsidRDefault="00955518" w:rsidP="00955518">
      <w:pPr>
        <w:pStyle w:val="Bibliographie"/>
        <w:rPr>
          <w:lang w:val="fr-FR"/>
        </w:rPr>
      </w:pPr>
      <w:r w:rsidRPr="00955518">
        <w:rPr>
          <w:lang w:val="fr-FR"/>
        </w:rPr>
        <w:t>[4]</w:t>
      </w:r>
      <w:r w:rsidRPr="00955518">
        <w:rPr>
          <w:lang w:val="fr-FR"/>
        </w:rPr>
        <w:tab/>
        <w:t>DCRP/MAECR-BE, « Ministère des Affaires Etrangères du Burkina Faso ». Consulté le: 15 septembre 2024. [En ligne]. Disponible sur: https://www.facebook.com/share/p/yqFV712VwsjcHxne/?mibextid=oFDknk</w:t>
      </w:r>
    </w:p>
    <w:p w14:paraId="7411D74F" w14:textId="77777777" w:rsidR="00955518" w:rsidRPr="00955518" w:rsidRDefault="00955518" w:rsidP="00955518">
      <w:pPr>
        <w:pStyle w:val="Bibliographie"/>
        <w:rPr>
          <w:lang w:val="fr-FR"/>
        </w:rPr>
      </w:pPr>
      <w:r w:rsidRPr="00955518">
        <w:rPr>
          <w:lang w:val="fr-FR"/>
        </w:rPr>
        <w:t>[5]</w:t>
      </w:r>
      <w:r w:rsidRPr="00955518">
        <w:rPr>
          <w:lang w:val="fr-FR"/>
        </w:rPr>
        <w:tab/>
        <w:t>Direction générale de l’INSD, « Démenti de recrutement d’étudiants ». Consulté le: 15 septembre 2024. [En ligne]. Disponible sur: https://www.facebook.com/share/p/DYayYQThHP2NLDbF/?mibextid=oFDknk</w:t>
      </w:r>
    </w:p>
    <w:p w14:paraId="6B7DD966" w14:textId="77777777" w:rsidR="00955518" w:rsidRPr="00955518" w:rsidRDefault="00955518" w:rsidP="00955518">
      <w:pPr>
        <w:pStyle w:val="Bibliographie"/>
        <w:rPr>
          <w:lang w:val="fr-FR"/>
        </w:rPr>
      </w:pPr>
      <w:r w:rsidRPr="00955518">
        <w:rPr>
          <w:lang w:val="fr-FR"/>
        </w:rPr>
        <w:t>[6]</w:t>
      </w:r>
      <w:r w:rsidRPr="00955518">
        <w:rPr>
          <w:lang w:val="fr-FR"/>
        </w:rPr>
        <w:tab/>
        <w:t>B. Bertrand, « Loi 051 portant sur l’accès à l’information publique - CSC - BURKINA FASO ». Consulté le: 16 septembre 2024. [En ligne]. Disponible sur: https://www.csc.bf/index.php/textes-de-reference/lois/item/76-loi-051-portant-sur-l-acces-a-l-information-publique</w:t>
      </w:r>
    </w:p>
    <w:p w14:paraId="560A06E1" w14:textId="77777777" w:rsidR="00955518" w:rsidRDefault="00955518" w:rsidP="00955518">
      <w:pPr>
        <w:pStyle w:val="Bibliographie"/>
      </w:pPr>
      <w:r>
        <w:t>[7]</w:t>
      </w:r>
      <w:r>
        <w:tab/>
        <w:t xml:space="preserve">A. Back </w:t>
      </w:r>
      <w:r>
        <w:rPr>
          <w:i/>
          <w:iCs/>
        </w:rPr>
        <w:t>et al.</w:t>
      </w:r>
      <w:r>
        <w:t>, « Enabling Blockchain Innovations with Pegged Sidechains », p. 25, oct. 2014.</w:t>
      </w:r>
    </w:p>
    <w:p w14:paraId="59B6C412" w14:textId="77777777" w:rsidR="00955518" w:rsidRDefault="00955518" w:rsidP="00955518">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14:paraId="538CDAAD" w14:textId="77777777" w:rsidR="00955518" w:rsidRDefault="00955518" w:rsidP="00955518">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14:paraId="5DAE0D84" w14:textId="77777777" w:rsidR="00955518" w:rsidRPr="00955518" w:rsidRDefault="00955518" w:rsidP="00955518">
      <w:pPr>
        <w:pStyle w:val="Bibliographie"/>
        <w:rPr>
          <w:lang w:val="fr-FR"/>
        </w:rPr>
      </w:pPr>
      <w:r w:rsidRPr="00955518">
        <w:rPr>
          <w:lang w:val="fr-FR"/>
        </w:rPr>
        <w:t>[10]</w:t>
      </w:r>
      <w:r w:rsidRPr="00955518">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14:paraId="794965A7" w14:textId="77777777" w:rsidR="00955518" w:rsidRDefault="00955518" w:rsidP="00955518">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14:paraId="0FCDBCAB" w14:textId="77777777" w:rsidR="00955518" w:rsidRDefault="00955518" w:rsidP="00955518">
      <w:pPr>
        <w:pStyle w:val="Bibliographie"/>
      </w:pPr>
      <w:r>
        <w:t>[12]</w:t>
      </w:r>
      <w:r>
        <w:tab/>
        <w:t>S. Nakamoto, « Bitcoin: A Peer-to-Peer Electronic Cash System », p. 9.</w:t>
      </w:r>
    </w:p>
    <w:p w14:paraId="62CBAF7B" w14:textId="77777777" w:rsidR="00955518" w:rsidRPr="00955518" w:rsidRDefault="00955518" w:rsidP="00955518">
      <w:pPr>
        <w:pStyle w:val="Bibliographie"/>
        <w:rPr>
          <w:lang w:val="fr-FR"/>
        </w:rPr>
      </w:pPr>
      <w:r w:rsidRPr="00955518">
        <w:rPr>
          <w:lang w:val="fr-FR"/>
        </w:rPr>
        <w:t>[13]</w:t>
      </w:r>
      <w:r w:rsidRPr="00955518">
        <w:rPr>
          <w:lang w:val="fr-FR"/>
        </w:rPr>
        <w:tab/>
        <w:t xml:space="preserve">Ferr. Godebarge et R. Rossat, « Principes clés d’une application Blockchain », </w:t>
      </w:r>
      <w:r w:rsidRPr="00955518">
        <w:rPr>
          <w:i/>
          <w:iCs/>
          <w:lang w:val="fr-FR"/>
        </w:rPr>
        <w:t>EM Lyon Bus. Sch.</w:t>
      </w:r>
      <w:r w:rsidRPr="00955518">
        <w:rPr>
          <w:lang w:val="fr-FR"/>
        </w:rPr>
        <w:t>, p. 50, déc. 2016.</w:t>
      </w:r>
    </w:p>
    <w:p w14:paraId="3B17E6D6" w14:textId="77777777" w:rsidR="00955518" w:rsidRPr="00955518" w:rsidRDefault="00955518" w:rsidP="00955518">
      <w:pPr>
        <w:pStyle w:val="Bibliographie"/>
        <w:rPr>
          <w:lang w:val="fr-FR"/>
        </w:rPr>
      </w:pPr>
      <w:r w:rsidRPr="00955518">
        <w:rPr>
          <w:lang w:val="fr-FR"/>
        </w:rPr>
        <w:t>[14]</w:t>
      </w:r>
      <w:r w:rsidRPr="00955518">
        <w:rPr>
          <w:lang w:val="fr-FR"/>
        </w:rPr>
        <w:tab/>
        <w:t xml:space="preserve">« Blockchain », </w:t>
      </w:r>
      <w:r w:rsidRPr="00955518">
        <w:rPr>
          <w:i/>
          <w:iCs/>
          <w:lang w:val="fr-FR"/>
        </w:rPr>
        <w:t>Wikipédia</w:t>
      </w:r>
      <w:r w:rsidRPr="00955518">
        <w:rPr>
          <w:lang w:val="fr-FR"/>
        </w:rPr>
        <w:t>. 11 janvier 2025. Consulté le: 19 septembre 2024. [En ligne]. Disponible sur: https://fr.wikipedia.org/w/index.php?title=Blockchain&amp;oldid=222001944#Histoire</w:t>
      </w:r>
    </w:p>
    <w:p w14:paraId="1EFF81D3" w14:textId="77777777" w:rsidR="00955518" w:rsidRPr="00955518" w:rsidRDefault="00955518" w:rsidP="00955518">
      <w:pPr>
        <w:pStyle w:val="Bibliographie"/>
        <w:rPr>
          <w:lang w:val="fr-FR"/>
        </w:rPr>
      </w:pPr>
      <w:r w:rsidRPr="00955518">
        <w:rPr>
          <w:lang w:val="fr-FR"/>
        </w:rPr>
        <w:t>[15]</w:t>
      </w:r>
      <w:r w:rsidRPr="00955518">
        <w:rPr>
          <w:lang w:val="fr-FR"/>
        </w:rPr>
        <w:tab/>
        <w:t>A. Bakhoum, « La Blockchain pour la Sécurisation des E-livrets scolaires », p. 103, 2019.</w:t>
      </w:r>
    </w:p>
    <w:p w14:paraId="4B244C93" w14:textId="77777777" w:rsidR="00955518" w:rsidRDefault="00955518" w:rsidP="00955518">
      <w:pPr>
        <w:pStyle w:val="Bibliographie"/>
      </w:pPr>
      <w:r>
        <w:t>[16]</w:t>
      </w:r>
      <w:r>
        <w:tab/>
        <w:t xml:space="preserve">I. Bashir, </w:t>
      </w:r>
      <w:r>
        <w:rPr>
          <w:i/>
          <w:iCs/>
        </w:rPr>
        <w:t>Mastering Blockchain</w:t>
      </w:r>
      <w:r>
        <w:t>. Packt Publishing Ltd, 2017.</w:t>
      </w:r>
    </w:p>
    <w:p w14:paraId="4A9A83D6" w14:textId="77777777" w:rsidR="00955518" w:rsidRPr="00955518" w:rsidRDefault="00955518" w:rsidP="00955518">
      <w:pPr>
        <w:pStyle w:val="Bibliographie"/>
        <w:rPr>
          <w:lang w:val="fr-FR"/>
        </w:rPr>
      </w:pPr>
      <w:r w:rsidRPr="00955518">
        <w:rPr>
          <w:lang w:val="fr-FR"/>
        </w:rPr>
        <w:t>[17]</w:t>
      </w:r>
      <w:r w:rsidRPr="00955518">
        <w:rPr>
          <w:lang w:val="fr-FR"/>
        </w:rPr>
        <w:tab/>
        <w:t>J.-L. Jonnaert, « Quelles différences entre blockchain publique et blockchain privée ? », Cryptoast. Consulté le: 29 septembre 2024. [En ligne]. Disponible sur: https://cryptoast.fr/differences-blockchain-publique-blockchain-privee/</w:t>
      </w:r>
    </w:p>
    <w:p w14:paraId="24C079D1" w14:textId="77777777" w:rsidR="00955518" w:rsidRPr="00955518" w:rsidRDefault="00955518" w:rsidP="00955518">
      <w:pPr>
        <w:pStyle w:val="Bibliographie"/>
        <w:rPr>
          <w:lang w:val="fr-FR"/>
        </w:rPr>
      </w:pPr>
      <w:r>
        <w:t>[18]</w:t>
      </w:r>
      <w:r>
        <w:tab/>
        <w:t xml:space="preserve">H. Anwar, « Blockchain Consortium: Top 20 Consortia You Should Check Out », 101 Blockchains. </w:t>
      </w:r>
      <w:r w:rsidRPr="00955518">
        <w:rPr>
          <w:lang w:val="fr-FR"/>
        </w:rPr>
        <w:t>Consulté le: 2 octobre 2024. [En ligne]. Disponible sur: https://101blockchains.com/blockchain-consortium/</w:t>
      </w:r>
    </w:p>
    <w:p w14:paraId="070E0EF0" w14:textId="77777777" w:rsidR="00955518" w:rsidRPr="00955518" w:rsidRDefault="00955518" w:rsidP="00955518">
      <w:pPr>
        <w:pStyle w:val="Bibliographie"/>
        <w:rPr>
          <w:lang w:val="fr-FR"/>
        </w:rPr>
      </w:pPr>
      <w:r w:rsidRPr="00955518">
        <w:rPr>
          <w:lang w:val="fr-FR"/>
        </w:rPr>
        <w:t>[19]</w:t>
      </w:r>
      <w:r w:rsidRPr="00955518">
        <w:rPr>
          <w:lang w:val="fr-FR"/>
        </w:rPr>
        <w:tab/>
        <w:t>« Qu’est-ce qu’un arbre Merkle? », Bit2Me Academy. Consulté le: 18 décembre 2024. [En ligne]. Disponible sur: https://academy.bit2me.com/fr/qu%27est-ce-qu%27un-arbre-merkle/</w:t>
      </w:r>
    </w:p>
    <w:p w14:paraId="415FAFA8" w14:textId="77777777" w:rsidR="00955518" w:rsidRPr="00955518" w:rsidRDefault="00955518" w:rsidP="00955518">
      <w:pPr>
        <w:pStyle w:val="Bibliographie"/>
        <w:rPr>
          <w:lang w:val="fr-FR"/>
        </w:rPr>
      </w:pPr>
      <w:r w:rsidRPr="00955518">
        <w:rPr>
          <w:lang w:val="fr-FR"/>
        </w:rPr>
        <w:t>[20]</w:t>
      </w:r>
      <w:r w:rsidRPr="00955518">
        <w:rPr>
          <w:lang w:val="fr-FR"/>
        </w:rPr>
        <w:tab/>
        <w:t xml:space="preserve">A. A. Oussama, « CHAPITRE III : État de l’art de la Blockchain », ResearchGate. Consulté le: 21 octobre 2024. [En ligne]. Disponible sur: </w:t>
      </w:r>
      <w:r w:rsidRPr="00955518">
        <w:rPr>
          <w:lang w:val="fr-FR"/>
        </w:rPr>
        <w:lastRenderedPageBreak/>
        <w:t>https://www.researchgate.net/publication/335174496_CHAPITRE_III_Etat_de_l'art_de_la_Blockchain</w:t>
      </w:r>
    </w:p>
    <w:p w14:paraId="0EE288CA" w14:textId="77777777" w:rsidR="00955518" w:rsidRPr="00955518" w:rsidRDefault="00955518" w:rsidP="00955518">
      <w:pPr>
        <w:pStyle w:val="Bibliographie"/>
        <w:rPr>
          <w:lang w:val="fr-FR"/>
        </w:rPr>
      </w:pPr>
      <w:r w:rsidRPr="00955518">
        <w:rPr>
          <w:lang w:val="fr-FR"/>
        </w:rPr>
        <w:t>[21]</w:t>
      </w:r>
      <w:r w:rsidRPr="00955518">
        <w:rPr>
          <w:lang w:val="fr-FR"/>
        </w:rPr>
        <w:tab/>
        <w:t>« Éléments Fondamentaux d’un Bloc dans la Blockchain - W3r.one Magazine ». Consulté le: 21 octobre 2024. [En ligne]. Disponible sur: https://w3r.one/fr/blog/blockchain-web3/architecture-blockchain/conception-de-blocs/elements-fondamentaux-bloc-blockchain</w:t>
      </w:r>
    </w:p>
    <w:p w14:paraId="23A66F2C" w14:textId="77777777" w:rsidR="00955518" w:rsidRPr="00955518" w:rsidRDefault="00955518" w:rsidP="00955518">
      <w:pPr>
        <w:pStyle w:val="Bibliographie"/>
        <w:rPr>
          <w:lang w:val="fr-FR"/>
        </w:rPr>
      </w:pPr>
      <w:r w:rsidRPr="00955518">
        <w:rPr>
          <w:lang w:val="fr-FR"/>
        </w:rPr>
        <w:t>[22]</w:t>
      </w:r>
      <w:r w:rsidRPr="00955518">
        <w:rPr>
          <w:lang w:val="fr-FR"/>
        </w:rPr>
        <w:tab/>
        <w:t>B. Anders, « Blockchain Demo ». Consulté le: 23 janvier 2025. [En ligne]. Disponible sur: https://andersbrownworth.com/blockchain/hash</w:t>
      </w:r>
    </w:p>
    <w:p w14:paraId="4303B0E5" w14:textId="77777777" w:rsidR="00955518" w:rsidRPr="00955518" w:rsidRDefault="00955518" w:rsidP="00955518">
      <w:pPr>
        <w:pStyle w:val="Bibliographie"/>
        <w:rPr>
          <w:lang w:val="fr-FR"/>
        </w:rPr>
      </w:pPr>
      <w:r w:rsidRPr="00955518">
        <w:rPr>
          <w:lang w:val="fr-FR"/>
        </w:rPr>
        <w:t>[23]</w:t>
      </w:r>
      <w:r w:rsidRPr="00955518">
        <w:rPr>
          <w:lang w:val="fr-FR"/>
        </w:rPr>
        <w:tab/>
        <w:t>É. Larousse, « Définitions : consensus - Dictionnaire de français Larousse ». Consulté le: 15 septembre 2024. [En ligne]. Disponible sur: https://www.larousse.fr/dictionnaires/francais/consensus/18357</w:t>
      </w:r>
    </w:p>
    <w:p w14:paraId="7FA606B9" w14:textId="77777777" w:rsidR="00955518" w:rsidRPr="00955518" w:rsidRDefault="00955518" w:rsidP="00955518">
      <w:pPr>
        <w:pStyle w:val="Bibliographie"/>
        <w:rPr>
          <w:lang w:val="fr-FR"/>
        </w:rPr>
      </w:pPr>
      <w:r w:rsidRPr="00955518">
        <w:rPr>
          <w:lang w:val="fr-FR"/>
        </w:rPr>
        <w:t>[24]</w:t>
      </w:r>
      <w:r w:rsidRPr="00955518">
        <w:rPr>
          <w:lang w:val="fr-FR"/>
        </w:rPr>
        <w:tab/>
        <w:t>« Consensus : Définition simple et facile du dictionnaire ». Consulté le: 15 septembre 2024. [En ligne]. Disponible sur: https://www.linternaute.fr/dictionnaire/fr/definition/consensus/</w:t>
      </w:r>
    </w:p>
    <w:p w14:paraId="1F5CD6A1" w14:textId="77777777" w:rsidR="00955518" w:rsidRPr="00955518" w:rsidRDefault="00955518" w:rsidP="00955518">
      <w:pPr>
        <w:pStyle w:val="Bibliographie"/>
        <w:rPr>
          <w:lang w:val="fr-FR"/>
        </w:rPr>
      </w:pPr>
      <w:r w:rsidRPr="00955518">
        <w:rPr>
          <w:lang w:val="fr-FR"/>
        </w:rPr>
        <w:t>[25]</w:t>
      </w:r>
      <w:r w:rsidRPr="00955518">
        <w:rPr>
          <w:lang w:val="fr-FR"/>
        </w:rPr>
        <w:tab/>
        <w:t>« Qu’est-ce que le consensus ? Guide du débutant », Qu’est-ce que le consensus ? Guide du débutant. Consulté le: 15 septembre 2024. [En ligne]. Disponible sur: https://crypto.com/fr/university/consensus-mechanisms-explained</w:t>
      </w:r>
    </w:p>
    <w:p w14:paraId="47A295DC" w14:textId="77777777" w:rsidR="00955518" w:rsidRPr="00955518" w:rsidRDefault="00955518" w:rsidP="00955518">
      <w:pPr>
        <w:pStyle w:val="Bibliographie"/>
        <w:rPr>
          <w:lang w:val="fr-FR"/>
        </w:rPr>
      </w:pPr>
      <w:r>
        <w:t>[26]</w:t>
      </w:r>
      <w:r>
        <w:tab/>
        <w:t xml:space="preserve">« How to Agree: Different Types of Consensus for Blockchain », How to Agree: Different Types of Consensus for Blockchain. </w:t>
      </w:r>
      <w:r w:rsidRPr="00955518">
        <w:rPr>
          <w:lang w:val="fr-FR"/>
        </w:rPr>
        <w:t>Consulté le: 1 février 2025. [En ligne]. Disponible sur: https://crypto.com/en/university/different-types-of-consensus-for-blockchain</w:t>
      </w:r>
    </w:p>
    <w:p w14:paraId="435BFBAD" w14:textId="77777777" w:rsidR="00955518" w:rsidRPr="00955518" w:rsidRDefault="00955518" w:rsidP="00955518">
      <w:pPr>
        <w:pStyle w:val="Bibliographie"/>
        <w:rPr>
          <w:lang w:val="fr-FR"/>
        </w:rPr>
      </w:pPr>
      <w:r w:rsidRPr="00955518">
        <w:rPr>
          <w:lang w:val="fr-FR"/>
        </w:rPr>
        <w:t>[27]</w:t>
      </w:r>
      <w:r w:rsidRPr="00955518">
        <w:rPr>
          <w:lang w:val="fr-FR"/>
        </w:rPr>
        <w:tab/>
        <w:t>« Qu’est-ce qu’une attaque à 51% et quels sont les risques ? », coinbase. Consulté le: 3 février 2025. [En ligne]. Disponible sur: https://www.coinbase.com/fr/learn/crypto-glossary/what-is-a-51-percent-attack-and-what-are-the-risks</w:t>
      </w:r>
    </w:p>
    <w:p w14:paraId="3AD3051F" w14:textId="77777777" w:rsidR="00955518" w:rsidRPr="00955518" w:rsidRDefault="00955518" w:rsidP="00955518">
      <w:pPr>
        <w:pStyle w:val="Bibliographie"/>
        <w:rPr>
          <w:lang w:val="fr-FR"/>
        </w:rPr>
      </w:pPr>
      <w:r w:rsidRPr="00955518">
        <w:rPr>
          <w:lang w:val="fr-FR"/>
        </w:rPr>
        <w:t>[28]</w:t>
      </w:r>
      <w:r w:rsidRPr="00955518">
        <w:rPr>
          <w:lang w:val="fr-FR"/>
        </w:rPr>
        <w:tab/>
        <w:t>« Blockchain : qu’est-ce qu’un Smart Contract et à quoi ça sert ? », LeMagIT. Consulté le: 5 février 2025. [En ligne]. Disponible sur: https://www.lemagit.fr/conseil/Blockchain-quest-ce-quun-Smart-Contract-et-a-quoi-ca-sert</w:t>
      </w:r>
    </w:p>
    <w:p w14:paraId="4C7857F8" w14:textId="77777777" w:rsidR="00955518" w:rsidRPr="00955518" w:rsidRDefault="00955518" w:rsidP="00955518">
      <w:pPr>
        <w:pStyle w:val="Bibliographie"/>
        <w:rPr>
          <w:lang w:val="fr-FR"/>
        </w:rPr>
      </w:pPr>
      <w:r w:rsidRPr="00955518">
        <w:rPr>
          <w:lang w:val="fr-FR"/>
        </w:rPr>
        <w:t>[29]</w:t>
      </w:r>
      <w:r w:rsidRPr="00955518">
        <w:rPr>
          <w:lang w:val="fr-FR"/>
        </w:rPr>
        <w:tab/>
        <w:t>« Que sont les contrats intelligents ? | Les contrats intelligents expliqués | Kraken ». Consulté le: 8 février 2025. [En ligne]. Disponible sur: https://www.kraken.com/fr/learn/what-are-smart-contracts</w:t>
      </w:r>
    </w:p>
    <w:p w14:paraId="3FD3998A" w14:textId="77777777" w:rsidR="00955518" w:rsidRPr="00955518" w:rsidRDefault="00955518" w:rsidP="00955518">
      <w:pPr>
        <w:pStyle w:val="Bibliographie"/>
        <w:rPr>
          <w:lang w:val="fr-FR"/>
        </w:rPr>
      </w:pPr>
      <w:r w:rsidRPr="00955518">
        <w:rPr>
          <w:lang w:val="fr-FR"/>
        </w:rPr>
        <w:t>[30]</w:t>
      </w:r>
      <w:r w:rsidRPr="00955518">
        <w:rPr>
          <w:lang w:val="fr-FR"/>
        </w:rPr>
        <w:tab/>
        <w:t>« Que sont les contrats intelligents sur la blockchain ? | IBM ». Consulté le: 7 février 2025. [En ligne]. Disponible sur: https://www.ibm.com/fr-fr/topics/smart-contracts</w:t>
      </w:r>
    </w:p>
    <w:p w14:paraId="33B611CF" w14:textId="77777777" w:rsidR="00955518" w:rsidRPr="00955518" w:rsidRDefault="00955518" w:rsidP="00955518">
      <w:pPr>
        <w:pStyle w:val="Bibliographie"/>
        <w:rPr>
          <w:lang w:val="fr-FR"/>
        </w:rPr>
      </w:pPr>
      <w:r w:rsidRPr="00955518">
        <w:rPr>
          <w:lang w:val="fr-FR"/>
        </w:rPr>
        <w:t>[31]</w:t>
      </w:r>
      <w:r w:rsidRPr="00955518">
        <w:rPr>
          <w:lang w:val="fr-FR"/>
        </w:rPr>
        <w:tab/>
        <w:t>« Smart contract : définition et fonctionnement ». Consulté le: 7 février 2025. [En ligne]. Disponible sur: https://www.captaincontrat.com/contrats-commerciaux-cgv/contrats-commerciaux/smart-contract-definition-et-fonctionnement-me-beaubourg-avocats</w:t>
      </w:r>
    </w:p>
    <w:p w14:paraId="6AD60165" w14:textId="77777777" w:rsidR="00955518" w:rsidRPr="00955518" w:rsidRDefault="00955518" w:rsidP="00955518">
      <w:pPr>
        <w:pStyle w:val="Bibliographie"/>
        <w:rPr>
          <w:lang w:val="fr-FR"/>
        </w:rPr>
      </w:pPr>
      <w:r w:rsidRPr="00955518">
        <w:rPr>
          <w:lang w:val="fr-FR"/>
        </w:rPr>
        <w:t>[32]</w:t>
      </w:r>
      <w:r w:rsidRPr="00955518">
        <w:rPr>
          <w:lang w:val="fr-FR"/>
        </w:rPr>
        <w:tab/>
        <w:t xml:space="preserve">« Ethereum », </w:t>
      </w:r>
      <w:r w:rsidRPr="00955518">
        <w:rPr>
          <w:i/>
          <w:iCs/>
          <w:lang w:val="fr-FR"/>
        </w:rPr>
        <w:t>Wikipédia</w:t>
      </w:r>
      <w:r w:rsidRPr="00955518">
        <w:rPr>
          <w:lang w:val="fr-FR"/>
        </w:rPr>
        <w:t>. 22 janvier 2025. Consulté le: 10 février 2025. [En ligne]. Disponible sur: https://fr.wikipedia.org/wiki/Ethereum</w:t>
      </w:r>
    </w:p>
    <w:p w14:paraId="2F007FAC" w14:textId="77777777" w:rsidR="00955518" w:rsidRPr="00317FB6" w:rsidRDefault="00955518" w:rsidP="00955518">
      <w:pPr>
        <w:pStyle w:val="Bibliographie"/>
        <w:rPr>
          <w:lang w:val="fr-FR"/>
        </w:rPr>
      </w:pPr>
      <w:r w:rsidRPr="00955518">
        <w:rPr>
          <w:lang w:val="fr-FR"/>
        </w:rPr>
        <w:t>[33]</w:t>
      </w:r>
      <w:r w:rsidRPr="00955518">
        <w:rPr>
          <w:lang w:val="fr-FR"/>
        </w:rPr>
        <w:tab/>
        <w:t xml:space="preserve">T. Bourbotte, « C’est quoi Ethereum ? Nos explications pour tout savoir sur cette blockchain et sa cryptomonnaie ETH », Cryptoast. </w:t>
      </w:r>
      <w:r w:rsidRPr="00317FB6">
        <w:rPr>
          <w:lang w:val="fr-FR"/>
        </w:rPr>
        <w:t>Consulté le: 10 février 2025. [En ligne]. Disponible sur: https://cryptoast.fr/fiche-ethereum/</w:t>
      </w:r>
    </w:p>
    <w:p w14:paraId="412EA640" w14:textId="77777777" w:rsidR="00955518" w:rsidRDefault="00955518" w:rsidP="00955518">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14:paraId="35ACCB01" w14:textId="77777777" w:rsidR="00955518" w:rsidRPr="00317FB6" w:rsidRDefault="00955518" w:rsidP="00955518">
      <w:pPr>
        <w:pStyle w:val="Bibliographie"/>
        <w:rPr>
          <w:lang w:val="fr-FR"/>
        </w:rPr>
      </w:pPr>
      <w:r w:rsidRPr="00317FB6">
        <w:rPr>
          <w:lang w:val="fr-FR"/>
        </w:rPr>
        <w:t>[35]</w:t>
      </w:r>
      <w:r w:rsidRPr="00317FB6">
        <w:rPr>
          <w:lang w:val="fr-FR"/>
        </w:rPr>
        <w:tab/>
        <w:t>« Nœuds et clients », ethereum.org. Consulté le: 12 février 2025. [En ligne]. Disponible sur: https://ethereum.org/fr/developers/docs/nodes-and-clients/</w:t>
      </w:r>
    </w:p>
    <w:p w14:paraId="40F4B277" w14:textId="77777777" w:rsidR="00955518" w:rsidRPr="00317FB6" w:rsidRDefault="00955518" w:rsidP="00955518">
      <w:pPr>
        <w:pStyle w:val="Bibliographie"/>
        <w:rPr>
          <w:lang w:val="fr-FR"/>
        </w:rPr>
      </w:pPr>
      <w:r w:rsidRPr="00317FB6">
        <w:rPr>
          <w:lang w:val="fr-FR"/>
        </w:rPr>
        <w:t>[36]</w:t>
      </w:r>
      <w:r w:rsidRPr="00317FB6">
        <w:rPr>
          <w:lang w:val="fr-FR"/>
        </w:rPr>
        <w:tab/>
        <w:t>« Machine virtuelle Ethereum (EVM) », ethereum.org. Consulté le: 12 février 2025. [En ligne]. Disponible sur: https://ethereum.org/fr/developers/docs/evm/</w:t>
      </w:r>
    </w:p>
    <w:p w14:paraId="066F558D" w14:textId="77777777" w:rsidR="00955518" w:rsidRDefault="00955518" w:rsidP="00955518">
      <w:pPr>
        <w:pStyle w:val="Bibliographie"/>
      </w:pPr>
      <w:r>
        <w:t>[37]</w:t>
      </w:r>
      <w:r>
        <w:tab/>
        <w:t>T. Takenobu, « Ethereum EVM illustrated », p. 116.</w:t>
      </w:r>
    </w:p>
    <w:p w14:paraId="7831BF49" w14:textId="77777777" w:rsidR="00955518" w:rsidRPr="00317FB6" w:rsidRDefault="00955518" w:rsidP="00955518">
      <w:pPr>
        <w:pStyle w:val="Bibliographie"/>
        <w:rPr>
          <w:lang w:val="fr-FR"/>
        </w:rPr>
      </w:pPr>
      <w:r w:rsidRPr="00317FB6">
        <w:rPr>
          <w:lang w:val="fr-FR"/>
        </w:rPr>
        <w:t>[38]</w:t>
      </w:r>
      <w:r w:rsidRPr="00317FB6">
        <w:rPr>
          <w:lang w:val="fr-FR"/>
        </w:rPr>
        <w:tab/>
        <w:t>« Comptes Ethereum », ethereum.org. Consulté le: 12 février 2025. [En ligne]. Disponible sur: https://ethereum.org/fr/developers/docs/accounts/</w:t>
      </w:r>
    </w:p>
    <w:p w14:paraId="27845526" w14:textId="77777777" w:rsidR="00955518" w:rsidRPr="00317FB6" w:rsidRDefault="00955518" w:rsidP="00955518">
      <w:pPr>
        <w:pStyle w:val="Bibliographie"/>
        <w:rPr>
          <w:lang w:val="fr-FR"/>
        </w:rPr>
      </w:pPr>
      <w:r w:rsidRPr="00317FB6">
        <w:rPr>
          <w:lang w:val="fr-FR"/>
        </w:rPr>
        <w:lastRenderedPageBreak/>
        <w:t>[39]</w:t>
      </w:r>
      <w:r w:rsidRPr="00317FB6">
        <w:rPr>
          <w:lang w:val="fr-FR"/>
        </w:rPr>
        <w:tab/>
        <w:t>« Transactions », ethereum.org. Consulté le: 15 février 2025. [En ligne]. Disponible sur: https://ethereum.org/fr/developers/docs/transactions/</w:t>
      </w:r>
    </w:p>
    <w:p w14:paraId="1AC34F93" w14:textId="77777777" w:rsidR="00955518" w:rsidRPr="00317FB6" w:rsidRDefault="00955518" w:rsidP="00955518">
      <w:pPr>
        <w:pStyle w:val="Bibliographie"/>
        <w:rPr>
          <w:lang w:val="fr-FR"/>
        </w:rPr>
      </w:pPr>
      <w:r w:rsidRPr="00317FB6">
        <w:rPr>
          <w:lang w:val="fr-FR"/>
        </w:rPr>
        <w:t>[40]</w:t>
      </w:r>
      <w:r w:rsidRPr="00317FB6">
        <w:rPr>
          <w:lang w:val="fr-FR"/>
        </w:rPr>
        <w:tab/>
        <w:t>« Gaz et frais », ethereum.org. Consulté le: 15 février 2025. [En ligne]. Disponible sur: https://ethereum.org/fr/developers/docs/gas/</w:t>
      </w:r>
    </w:p>
    <w:p w14:paraId="51D079CA" w14:textId="77777777" w:rsidR="00955518" w:rsidRPr="00317FB6" w:rsidRDefault="00955518" w:rsidP="00955518">
      <w:pPr>
        <w:pStyle w:val="Bibliographie"/>
        <w:rPr>
          <w:lang w:val="fr-FR"/>
        </w:rPr>
      </w:pPr>
      <w:r w:rsidRPr="00317FB6">
        <w:rPr>
          <w:lang w:val="fr-FR"/>
        </w:rPr>
        <w:t>[41]</w:t>
      </w:r>
      <w:r w:rsidRPr="00317FB6">
        <w:rPr>
          <w:lang w:val="fr-FR"/>
        </w:rPr>
        <w:tab/>
        <w:t>« Blocs », ethereum.org. Consulté le: 17 février 2025. [En ligne]. Disponible sur: https://ethereum.org/fr/developers/docs/blocks/</w:t>
      </w:r>
    </w:p>
    <w:p w14:paraId="45DD2DD9" w14:textId="77777777" w:rsidR="00955518" w:rsidRPr="00317FB6" w:rsidRDefault="00955518" w:rsidP="00955518">
      <w:pPr>
        <w:pStyle w:val="Bibliographie"/>
        <w:rPr>
          <w:lang w:val="fr-FR"/>
        </w:rPr>
      </w:pPr>
      <w:r w:rsidRPr="00317FB6">
        <w:rPr>
          <w:lang w:val="fr-FR"/>
        </w:rPr>
        <w:t>[42]</w:t>
      </w:r>
      <w:r w:rsidRPr="00317FB6">
        <w:rPr>
          <w:lang w:val="fr-FR"/>
        </w:rPr>
        <w:tab/>
        <w:t>« Introduction à l’ether », ethereum.org. Consulté le: 12 février 2025. [En ligne]. Disponible sur: https://ethereum.org/fr/developers/docs/intro-to-ether/</w:t>
      </w:r>
    </w:p>
    <w:p w14:paraId="5134B426" w14:textId="77777777" w:rsidR="00955518" w:rsidRPr="00317FB6" w:rsidRDefault="00955518" w:rsidP="00955518">
      <w:pPr>
        <w:pStyle w:val="Bibliographie"/>
        <w:rPr>
          <w:lang w:val="fr-FR"/>
        </w:rPr>
      </w:pPr>
      <w:r w:rsidRPr="00317FB6">
        <w:rPr>
          <w:lang w:val="fr-FR"/>
        </w:rPr>
        <w:t>[43]</w:t>
      </w:r>
      <w:r w:rsidRPr="00317FB6">
        <w:rPr>
          <w:lang w:val="fr-FR"/>
        </w:rPr>
        <w:tab/>
        <w:t>« Introduction aux contrats intelligents », ethereum.org. Consulté le: 12 février 2025. [En ligne]. Disponible sur: https://ethereum.org/fr/developers/docs/smart-contracts/</w:t>
      </w:r>
    </w:p>
    <w:p w14:paraId="6DEFF93B" w14:textId="77777777" w:rsidR="00955518" w:rsidRPr="00317FB6" w:rsidRDefault="00955518" w:rsidP="00955518">
      <w:pPr>
        <w:pStyle w:val="Bibliographie"/>
        <w:rPr>
          <w:lang w:val="fr-FR"/>
        </w:rPr>
      </w:pPr>
      <w:r w:rsidRPr="00317FB6">
        <w:rPr>
          <w:lang w:val="fr-FR"/>
        </w:rPr>
        <w:t>[44]</w:t>
      </w:r>
      <w:r w:rsidRPr="00317FB6">
        <w:rPr>
          <w:lang w:val="fr-FR"/>
        </w:rPr>
        <w:tab/>
        <w:t>« Introduction aux dApps », ethereum.org. Consulté le: 12 février 2025. [En ligne]. Disponible sur: https://ethereum.org/fr/developers/docs/dapps/</w:t>
      </w:r>
    </w:p>
    <w:p w14:paraId="2A394E10" w14:textId="77777777" w:rsidR="00955518" w:rsidRPr="00317FB6" w:rsidRDefault="00955518" w:rsidP="00955518">
      <w:pPr>
        <w:pStyle w:val="Bibliographie"/>
        <w:rPr>
          <w:lang w:val="fr-FR"/>
        </w:rPr>
      </w:pPr>
      <w:r w:rsidRPr="00317FB6">
        <w:rPr>
          <w:lang w:val="fr-FR"/>
        </w:rPr>
        <w:t>[45]</w:t>
      </w:r>
      <w:r w:rsidRPr="00317FB6">
        <w:rPr>
          <w:lang w:val="fr-FR"/>
        </w:rPr>
        <w:tab/>
        <w:t xml:space="preserve">« Signature numérique », </w:t>
      </w:r>
      <w:r w:rsidRPr="00317FB6">
        <w:rPr>
          <w:i/>
          <w:iCs/>
          <w:lang w:val="fr-FR"/>
        </w:rPr>
        <w:t>Wikipédia</w:t>
      </w:r>
      <w:r w:rsidRPr="00317FB6">
        <w:rPr>
          <w:lang w:val="fr-FR"/>
        </w:rPr>
        <w:t>. 21 octobre 2024. Consulté le: 21 février 2025. [En ligne]. Disponible sur: https://fr.wikipedia.org/wiki/Signature_num%C3%A9rique</w:t>
      </w:r>
    </w:p>
    <w:p w14:paraId="73747894" w14:textId="77777777" w:rsidR="00955518" w:rsidRPr="00317FB6" w:rsidRDefault="00955518" w:rsidP="00955518">
      <w:pPr>
        <w:pStyle w:val="Bibliographie"/>
        <w:rPr>
          <w:lang w:val="fr-FR"/>
        </w:rPr>
      </w:pPr>
      <w:r w:rsidRPr="00317FB6">
        <w:rPr>
          <w:lang w:val="fr-FR"/>
        </w:rPr>
        <w:t>[46]</w:t>
      </w:r>
      <w:r w:rsidRPr="00317FB6">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14:paraId="5642AB84" w14:textId="77777777" w:rsidR="00955518" w:rsidRPr="00317FB6" w:rsidRDefault="00955518" w:rsidP="00955518">
      <w:pPr>
        <w:pStyle w:val="Bibliographie"/>
        <w:rPr>
          <w:lang w:val="fr-FR"/>
        </w:rPr>
      </w:pPr>
      <w:r w:rsidRPr="00317FB6">
        <w:rPr>
          <w:lang w:val="fr-FR"/>
        </w:rPr>
        <w:t>[47]</w:t>
      </w:r>
      <w:r w:rsidRPr="00317FB6">
        <w:rPr>
          <w:lang w:val="fr-FR"/>
        </w:rPr>
        <w:tab/>
        <w:t>« Hashing : voici comment fonctionne le hachage », IONOS Digital Guide. Consulté le: 24 février 2025. [En ligne]. Disponible sur: https://www.ionos.fr/digitalguide/sites-internet/developpement-web/hachage/</w:t>
      </w:r>
    </w:p>
    <w:p w14:paraId="56BADA91" w14:textId="77777777" w:rsidR="00955518" w:rsidRPr="00317FB6" w:rsidRDefault="00955518" w:rsidP="00955518">
      <w:pPr>
        <w:pStyle w:val="Bibliographie"/>
        <w:rPr>
          <w:lang w:val="fr-FR"/>
        </w:rPr>
      </w:pPr>
      <w:r w:rsidRPr="00317FB6">
        <w:rPr>
          <w:lang w:val="fr-FR"/>
        </w:rPr>
        <w:t>[48]</w:t>
      </w:r>
      <w:r w:rsidRPr="00317FB6">
        <w:rPr>
          <w:lang w:val="fr-FR"/>
        </w:rPr>
        <w:tab/>
        <w:t>R. Blancher, « Horodatage électronique : définition et fonctionnement », Evidency. Consulté le: 24 février 2025. [En ligne]. Disponible sur: https://evidency.io/horodatage-electronique-definition-et-fonctionnement/</w:t>
      </w:r>
    </w:p>
    <w:p w14:paraId="595FD0EE" w14:textId="77777777" w:rsidR="00955518" w:rsidRPr="00317FB6" w:rsidRDefault="00955518" w:rsidP="00955518">
      <w:pPr>
        <w:pStyle w:val="Bibliographie"/>
        <w:rPr>
          <w:lang w:val="fr-FR"/>
        </w:rPr>
      </w:pPr>
      <w:r w:rsidRPr="00317FB6">
        <w:rPr>
          <w:lang w:val="fr-FR"/>
        </w:rPr>
        <w:t>[49]</w:t>
      </w:r>
      <w:r w:rsidRPr="00317FB6">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14:paraId="4BDF15A6" w14:textId="77777777" w:rsidR="00955518" w:rsidRPr="00F927EF" w:rsidRDefault="00955518" w:rsidP="00955518">
      <w:pPr>
        <w:pStyle w:val="Bibliographie"/>
        <w:rPr>
          <w:lang w:val="fr-FR"/>
        </w:rPr>
      </w:pPr>
      <w:r>
        <w:t>[50]</w:t>
      </w:r>
      <w:r>
        <w:tab/>
        <w:t xml:space="preserve">« QR vs. RFID, which is better? Find out which asset tags to use. », itemit. </w:t>
      </w:r>
      <w:r w:rsidRPr="00F927EF">
        <w:rPr>
          <w:lang w:val="fr-FR"/>
        </w:rPr>
        <w:t>Consulté le: 25 février 2025. [En ligne]. Disponible sur: https://itemit.com/qr-vs-rfid-which-is-better/</w:t>
      </w:r>
    </w:p>
    <w:p w14:paraId="484E5D51" w14:textId="77777777" w:rsidR="00955518" w:rsidRDefault="00955518" w:rsidP="00955518">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14:paraId="015EC85E" w14:textId="77777777" w:rsidR="00955518" w:rsidRPr="00F927EF" w:rsidRDefault="00955518" w:rsidP="00955518">
      <w:pPr>
        <w:pStyle w:val="Bibliographie"/>
        <w:rPr>
          <w:lang w:val="fr-FR"/>
        </w:rPr>
      </w:pPr>
      <w:r>
        <w:t>[52]</w:t>
      </w:r>
      <w:r>
        <w:tab/>
        <w:t xml:space="preserve">« ISO/TC 307 - Blockchain and distributed ledger technologies ». </w:t>
      </w:r>
      <w:r w:rsidRPr="00F927EF">
        <w:rPr>
          <w:lang w:val="fr-FR"/>
        </w:rPr>
        <w:t>Consulté le: 31 octobre 2024. [En ligne]. Disponible sur: https://www.iso.org/committee/6266604/x/catalogue/p/1/u/1/w/0/d/0</w:t>
      </w:r>
    </w:p>
    <w:p w14:paraId="2C396CC1" w14:textId="77777777" w:rsidR="00955518" w:rsidRPr="00F927EF" w:rsidRDefault="00955518" w:rsidP="00955518">
      <w:pPr>
        <w:pStyle w:val="Bibliographie"/>
        <w:rPr>
          <w:lang w:val="fr-FR"/>
        </w:rPr>
      </w:pPr>
      <w:r w:rsidRPr="00F927EF">
        <w:rPr>
          <w:lang w:val="fr-FR"/>
        </w:rPr>
        <w:t>[53]</w:t>
      </w:r>
      <w:r w:rsidRPr="00F927EF">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14:paraId="320E0135" w14:textId="77777777" w:rsidR="00955518" w:rsidRPr="00F927EF" w:rsidRDefault="00955518" w:rsidP="00955518">
      <w:pPr>
        <w:pStyle w:val="Bibliographie"/>
        <w:rPr>
          <w:lang w:val="fr-FR"/>
        </w:rPr>
      </w:pPr>
      <w:r w:rsidRPr="00F927EF">
        <w:rPr>
          <w:lang w:val="fr-FR"/>
        </w:rPr>
        <w:t>[54]</w:t>
      </w:r>
      <w:r w:rsidRPr="00F927EF">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14:paraId="5E510C1B" w14:textId="77777777" w:rsidR="00955518" w:rsidRPr="00F927EF" w:rsidRDefault="00955518" w:rsidP="00955518">
      <w:pPr>
        <w:pStyle w:val="Bibliographie"/>
        <w:rPr>
          <w:lang w:val="fr-FR"/>
        </w:rPr>
      </w:pPr>
      <w:r w:rsidRPr="00F927EF">
        <w:rPr>
          <w:lang w:val="fr-FR"/>
        </w:rPr>
        <w:t>[55]</w:t>
      </w:r>
      <w:r w:rsidRPr="00F927EF">
        <w:rPr>
          <w:lang w:val="fr-FR"/>
        </w:rPr>
        <w:tab/>
        <w:t>Remix, « Bienvenue dans la documentation de Remix ! — Documentation de Remix - Ethereum IDE 1 ». Consulté le: 28 avril 2025. [En ligne]. Disponible sur: https://remix-ide.readthedocs.io/en/latest/</w:t>
      </w:r>
    </w:p>
    <w:p w14:paraId="664A52B1" w14:textId="77777777" w:rsidR="003C662E" w:rsidRPr="00313363" w:rsidRDefault="00955518" w:rsidP="00A7095B">
      <w:pPr>
        <w:pStyle w:val="Bibliographie"/>
        <w:rPr>
          <w:rFonts w:ascii="Times New Roman" w:hAnsi="Times New Roman" w:cs="Times New Roman"/>
          <w:sz w:val="24"/>
          <w:szCs w:val="24"/>
          <w:lang w:val="fr-FR"/>
        </w:rPr>
      </w:pPr>
      <w:r w:rsidRPr="00F927EF">
        <w:rPr>
          <w:lang w:val="fr-FR"/>
        </w:rPr>
        <w:t>[56]</w:t>
      </w:r>
      <w:r w:rsidRPr="00F927EF">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B6116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14:paraId="4C534198" w14:textId="77777777"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21" w:name="_Toc184475271"/>
      <w:bookmarkStart w:id="122" w:name="_Toc198117291"/>
      <w:r w:rsidRPr="00570E82">
        <w:rPr>
          <w:rFonts w:ascii="Times New Roman" w:eastAsiaTheme="majorEastAsia" w:hAnsi="Times New Roman" w:cs="Times New Roman"/>
          <w:b/>
          <w:sz w:val="24"/>
          <w:szCs w:val="24"/>
          <w:lang w:val="fr-FR"/>
        </w:rPr>
        <w:lastRenderedPageBreak/>
        <w:t>ANNEXES</w:t>
      </w:r>
      <w:bookmarkEnd w:id="121"/>
      <w:bookmarkEnd w:id="122"/>
    </w:p>
    <w:p w14:paraId="31083046" w14:textId="77777777"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770E0E78">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1">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14:paraId="40B33DC5" w14:textId="77777777"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r w:rsidR="00813CE0">
        <w:fldChar w:fldCharType="begin"/>
      </w:r>
      <w:r w:rsidR="00813CE0" w:rsidRPr="00813CE0">
        <w:rPr>
          <w:lang w:val="fr-FR"/>
          <w:rPrChange w:id="123" w:author="Canisius" w:date="2025-05-25T08:11:00Z">
            <w:rPr/>
          </w:rPrChange>
        </w:rPr>
        <w:instrText xml:space="preserve"> HYPERLINK "https://cryptoast.fr/wp-content/uploads/2020/08/merkle-tree-general.png" </w:instrText>
      </w:r>
      <w:r w:rsidR="00813CE0">
        <w:fldChar w:fldCharType="separate"/>
      </w:r>
      <w:r w:rsidR="00F6378D" w:rsidRPr="00536CD1">
        <w:rPr>
          <w:rStyle w:val="Lienhypertexte"/>
          <w:rFonts w:ascii="Times New Roman" w:hAnsi="Times New Roman" w:cs="Times New Roman"/>
          <w:i/>
          <w:sz w:val="24"/>
          <w:szCs w:val="24"/>
          <w:lang w:val="fr-FR"/>
        </w:rPr>
        <w:t>https://cryptoast.fr/wp-content/uploads/2020/08/merkle-tree-general.png</w:t>
      </w:r>
      <w:r w:rsidR="00813CE0">
        <w:rPr>
          <w:rStyle w:val="Lienhypertexte"/>
          <w:rFonts w:ascii="Times New Roman" w:hAnsi="Times New Roman" w:cs="Times New Roman"/>
          <w:i/>
          <w:sz w:val="24"/>
          <w:szCs w:val="24"/>
          <w:lang w:val="fr-FR"/>
        </w:rPr>
        <w:fldChar w:fldCharType="end"/>
      </w:r>
    </w:p>
    <w:p w14:paraId="37558496" w14:textId="77777777"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14:paraId="66CC360C" w14:textId="77777777"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14:anchorId="714DF638" wp14:editId="56EBC072">
            <wp:extent cx="4629044" cy="457136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654665" cy="4596667"/>
                    </a:xfrm>
                    <a:prstGeom prst="rect">
                      <a:avLst/>
                    </a:prstGeom>
                  </pic:spPr>
                </pic:pic>
              </a:graphicData>
            </a:graphic>
          </wp:inline>
        </w:drawing>
      </w:r>
    </w:p>
    <w:p w14:paraId="4342561B" w14:textId="77777777"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2D42CA3B" wp14:editId="7654F3BA">
            <wp:extent cx="4772234" cy="2800805"/>
            <wp:effectExtent l="0" t="0" r="317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64037" cy="2854684"/>
                    </a:xfrm>
                    <a:prstGeom prst="rect">
                      <a:avLst/>
                    </a:prstGeom>
                  </pic:spPr>
                </pic:pic>
              </a:graphicData>
            </a:graphic>
          </wp:inline>
        </w:drawing>
      </w:r>
    </w:p>
    <w:p w14:paraId="65FF9BC9" w14:textId="77777777" w:rsidR="00650BFE" w:rsidRDefault="00EF5B57" w:rsidP="0062391E">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34170C8C" wp14:editId="734938F0">
            <wp:extent cx="5972810" cy="3642360"/>
            <wp:effectExtent l="0" t="0" r="0" b="2540"/>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3642360"/>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1A0E7064">
            <wp:extent cx="5972810" cy="1233805"/>
            <wp:effectExtent l="0" t="0" r="0" b="0"/>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1233805"/>
                    </a:xfrm>
                    <a:prstGeom prst="rect">
                      <a:avLst/>
                    </a:prstGeom>
                  </pic:spPr>
                </pic:pic>
              </a:graphicData>
            </a:graphic>
          </wp:inline>
        </w:drawing>
      </w:r>
    </w:p>
    <w:p w14:paraId="4AE79286" w14:textId="77777777" w:rsidR="00291267" w:rsidRDefault="00291267" w:rsidP="00291267">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Annexe 5</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992"/>
      </w:tblGrid>
      <w:tr w:rsidR="007A6BFD" w14:paraId="298DF336" w14:textId="77777777" w:rsidTr="003D3495">
        <w:trPr>
          <w:jc w:val="center"/>
        </w:trPr>
        <w:tc>
          <w:tcPr>
            <w:tcW w:w="4698" w:type="dxa"/>
          </w:tcPr>
          <w:p w14:paraId="30ED02DC" w14:textId="77777777"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42A9A06D">
                  <wp:extent cx="3040379" cy="549402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7626" cy="5507115"/>
                          </a:xfrm>
                          <a:prstGeom prst="rect">
                            <a:avLst/>
                          </a:prstGeom>
                        </pic:spPr>
                      </pic:pic>
                    </a:graphicData>
                  </a:graphic>
                </wp:inline>
              </w:drawing>
            </w:r>
          </w:p>
        </w:tc>
        <w:tc>
          <w:tcPr>
            <w:tcW w:w="4698" w:type="dxa"/>
          </w:tcPr>
          <w:p w14:paraId="0F938625" w14:textId="77777777"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3973CAB8">
                  <wp:extent cx="3467400" cy="549449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67400" cy="5494496"/>
                          </a:xfrm>
                          <a:prstGeom prst="rect">
                            <a:avLst/>
                          </a:prstGeom>
                        </pic:spPr>
                      </pic:pic>
                    </a:graphicData>
                  </a:graphic>
                </wp:inline>
              </w:drawing>
            </w:r>
          </w:p>
        </w:tc>
      </w:tr>
      <w:tr w:rsidR="007A6BFD" w14:paraId="65C5C538" w14:textId="77777777" w:rsidTr="003D3495">
        <w:trPr>
          <w:jc w:val="center"/>
        </w:trPr>
        <w:tc>
          <w:tcPr>
            <w:tcW w:w="4698" w:type="dxa"/>
          </w:tcPr>
          <w:p w14:paraId="45B83A2E" w14:textId="77777777"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4698" w:type="dxa"/>
          </w:tcPr>
          <w:p w14:paraId="479CCF33" w14:textId="77777777"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6F2BF28C" w14:textId="77777777" w:rsidR="00D41FB9" w:rsidRDefault="00D41FB9" w:rsidP="00291267">
      <w:pPr>
        <w:spacing w:line="360" w:lineRule="auto"/>
        <w:jc w:val="both"/>
        <w:rPr>
          <w:rFonts w:ascii="Times New Roman" w:hAnsi="Times New Roman" w:cs="Times New Roman"/>
          <w:sz w:val="24"/>
          <w:lang w:val="fr-FR"/>
        </w:rPr>
      </w:pPr>
    </w:p>
    <w:p w14:paraId="0404D2B5" w14:textId="77777777" w:rsidR="007A6BFD" w:rsidRPr="003D6967" w:rsidRDefault="007A6BFD" w:rsidP="00291267">
      <w:pPr>
        <w:spacing w:line="360" w:lineRule="auto"/>
        <w:jc w:val="both"/>
        <w:rPr>
          <w:rFonts w:ascii="Times New Roman" w:hAnsi="Times New Roman" w:cs="Times New Roman"/>
          <w:sz w:val="24"/>
          <w:lang w:val="fr-FR"/>
        </w:rPr>
      </w:pPr>
    </w:p>
    <w:sectPr w:rsidR="007A6BFD" w:rsidRPr="003D6967" w:rsidSect="00E55EA6">
      <w:pgSz w:w="12240" w:h="15840"/>
      <w:pgMar w:top="1417" w:right="1417" w:bottom="1417" w:left="1417"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Canisius" w:date="2025-05-25T08:11:00Z" w:initials="C">
    <w:p w14:paraId="12E75626" w14:textId="77777777" w:rsidR="00813CE0" w:rsidRDefault="00813CE0">
      <w:pPr>
        <w:pStyle w:val="Commentaire"/>
      </w:pPr>
      <w:r>
        <w:rPr>
          <w:rStyle w:val="Marquedecommentaire"/>
        </w:rPr>
        <w:annotationRef/>
      </w:r>
      <w:r>
        <w:t>Remplacer par l’annexe 2</w:t>
      </w:r>
    </w:p>
  </w:comment>
  <w:comment w:id="46" w:author="Canisius" w:date="2025-05-25T08:15:00Z" w:initials="C">
    <w:p w14:paraId="4FE0A381" w14:textId="77777777" w:rsidR="00813CE0" w:rsidRPr="00813CE0" w:rsidRDefault="00813CE0">
      <w:pPr>
        <w:pStyle w:val="Commentaire"/>
        <w:rPr>
          <w:lang w:val="fr-FR"/>
        </w:rPr>
      </w:pPr>
      <w:r>
        <w:rPr>
          <w:rStyle w:val="Marquedecommentaire"/>
        </w:rPr>
        <w:annotationRef/>
      </w:r>
      <w:r w:rsidRPr="00813CE0">
        <w:rPr>
          <w:lang w:val="fr-FR"/>
        </w:rPr>
        <w:t xml:space="preserve">Trouver un moyen de presenter le X </w:t>
      </w:r>
      <w:r>
        <w:rPr>
          <w:lang w:val="fr-FR"/>
        </w:rPr>
        <w:t>avant de l’utiliser</w:t>
      </w:r>
    </w:p>
  </w:comment>
  <w:comment w:id="71" w:author="Canisius" w:date="2025-05-25T08:26:00Z" w:initials="C">
    <w:p w14:paraId="77ED7270" w14:textId="77777777" w:rsidR="006641E8" w:rsidRPr="006641E8" w:rsidRDefault="006641E8">
      <w:pPr>
        <w:pStyle w:val="Commentaire"/>
        <w:rPr>
          <w:lang w:val="fr-FR"/>
        </w:rPr>
      </w:pPr>
      <w:r>
        <w:rPr>
          <w:rStyle w:val="Marquedecommentaire"/>
        </w:rPr>
        <w:annotationRef/>
      </w:r>
      <w:r w:rsidRPr="006641E8">
        <w:rPr>
          <w:lang w:val="fr-FR"/>
        </w:rPr>
        <w:t>Ramener la formule dans methodologir de l’approche</w:t>
      </w:r>
    </w:p>
  </w:comment>
  <w:comment w:id="98" w:author="Canisius" w:date="2025-05-25T08:30:00Z" w:initials="C">
    <w:p w14:paraId="25F15E05" w14:textId="5078FEE3" w:rsidR="00C1769D" w:rsidRDefault="00C1769D">
      <w:pPr>
        <w:pStyle w:val="Commentaire"/>
      </w:pPr>
      <w:r>
        <w:rPr>
          <w:rStyle w:val="Marquedecommentaire"/>
        </w:rPr>
        <w:annotationRef/>
      </w:r>
      <w:r>
        <w:t>Ajoute un dia CU</w:t>
      </w:r>
    </w:p>
  </w:comment>
  <w:comment w:id="119" w:author="Canisius" w:date="2025-05-25T08:31:00Z" w:initials="C">
    <w:p w14:paraId="47B98657" w14:textId="5510E7A9" w:rsidR="00E3060F" w:rsidRDefault="00E3060F">
      <w:pPr>
        <w:pStyle w:val="Commentaire"/>
      </w:pPr>
      <w:r>
        <w:rPr>
          <w:rStyle w:val="Marquedecommentaire"/>
        </w:rPr>
        <w:annotationRef/>
      </w:r>
      <w:r>
        <w:t>Mettre les auteurs ayant des articles</w:t>
      </w:r>
      <w:r w:rsidR="001613D6">
        <w:t xml:space="preserve"> avant des presenter les web</w:t>
      </w:r>
      <w:bookmarkStart w:id="120" w:name="_GoBack"/>
      <w:bookmarkEnd w:id="120"/>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E75626" w15:done="0"/>
  <w15:commentEx w15:paraId="4FE0A381" w15:done="0"/>
  <w15:commentEx w15:paraId="77ED7270" w15:done="0"/>
  <w15:commentEx w15:paraId="25F15E05" w15:done="0"/>
  <w15:commentEx w15:paraId="47B9865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982A5" w14:textId="77777777" w:rsidR="00DD40F6" w:rsidRDefault="00DD40F6" w:rsidP="004936BB">
      <w:pPr>
        <w:spacing w:after="0" w:line="240" w:lineRule="auto"/>
      </w:pPr>
      <w:r>
        <w:separator/>
      </w:r>
    </w:p>
  </w:endnote>
  <w:endnote w:type="continuationSeparator" w:id="0">
    <w:p w14:paraId="13464FCE" w14:textId="77777777" w:rsidR="00DD40F6" w:rsidRDefault="00DD40F6"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EB099" w14:textId="77777777" w:rsidR="00DD40F6" w:rsidRDefault="00DD40F6" w:rsidP="004936BB">
      <w:pPr>
        <w:spacing w:after="0" w:line="240" w:lineRule="auto"/>
      </w:pPr>
      <w:r>
        <w:separator/>
      </w:r>
    </w:p>
  </w:footnote>
  <w:footnote w:type="continuationSeparator" w:id="0">
    <w:p w14:paraId="291ADD72" w14:textId="77777777" w:rsidR="00DD40F6" w:rsidRDefault="00DD40F6"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0CF1C848" w14:textId="77777777" w:rsidR="00813CE0" w:rsidRPr="00C366EC" w:rsidRDefault="00813CE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r>
        <w:fldChar w:fldCharType="begin"/>
      </w:r>
      <w:r w:rsidRPr="00813CE0">
        <w:rPr>
          <w:lang w:val="fr-FR"/>
          <w:rPrChange w:id="32" w:author="Canisius" w:date="2025-05-25T08:11:00Z">
            <w:rPr/>
          </w:rPrChange>
        </w:rPr>
        <w:instrText xml:space="preserve"> HYPERLINK "https://www.blockchain.com/fr/explorer" </w:instrText>
      </w:r>
      <w:r>
        <w:fldChar w:fldCharType="separate"/>
      </w:r>
      <w:r w:rsidRPr="00C366EC">
        <w:rPr>
          <w:rStyle w:val="Lienhypertexte"/>
          <w:rFonts w:ascii="Times New Roman" w:hAnsi="Times New Roman" w:cs="Times New Roman"/>
          <w:sz w:val="18"/>
          <w:lang w:val="fr-FR"/>
        </w:rPr>
        <w:t>https://www.blockchain.com/fr/explorer</w:t>
      </w:r>
      <w:r>
        <w:rPr>
          <w:rStyle w:val="Lienhypertexte"/>
          <w:rFonts w:ascii="Times New Roman" w:hAnsi="Times New Roman" w:cs="Times New Roman"/>
          <w:sz w:val="18"/>
          <w:lang w:val="fr-FR"/>
        </w:rPr>
        <w:fldChar w:fldCharType="end"/>
      </w:r>
      <w:r w:rsidRPr="00C366EC">
        <w:rPr>
          <w:rFonts w:ascii="Times New Roman" w:hAnsi="Times New Roman" w:cs="Times New Roman"/>
          <w:sz w:val="18"/>
          <w:lang w:val="fr-FR"/>
        </w:rPr>
        <w:t xml:space="preserve"> </w:t>
      </w:r>
    </w:p>
  </w:footnote>
  <w:footnote w:id="3">
    <w:p w14:paraId="329D37B1" w14:textId="77777777" w:rsidR="00813CE0" w:rsidRPr="001F456E" w:rsidRDefault="00813CE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r>
        <w:fldChar w:fldCharType="begin"/>
      </w:r>
      <w:r w:rsidRPr="00813CE0">
        <w:rPr>
          <w:lang w:val="fr-FR"/>
          <w:rPrChange w:id="44" w:author="Canisius" w:date="2025-05-25T08:11:00Z">
            <w:rPr/>
          </w:rPrChange>
        </w:rPr>
        <w:instrText xml:space="preserve"> HYPERLINK "https://river.com/learn/what-is-the-byzantine-generals-problem/" </w:instrText>
      </w:r>
      <w:r>
        <w:fldChar w:fldCharType="separate"/>
      </w:r>
      <w:r w:rsidRPr="001F456E">
        <w:rPr>
          <w:rStyle w:val="Lienhypertexte"/>
          <w:rFonts w:ascii="Times New Roman" w:hAnsi="Times New Roman" w:cs="Times New Roman"/>
          <w:sz w:val="16"/>
          <w:lang w:val="fr-FR"/>
        </w:rPr>
        <w:t>https://river.com/learn/what-is-the-byzantine-generals-problem/</w:t>
      </w:r>
      <w:r>
        <w:rPr>
          <w:rStyle w:val="Lienhypertexte"/>
          <w:rFonts w:ascii="Times New Roman" w:hAnsi="Times New Roman" w:cs="Times New Roman"/>
          <w:sz w:val="16"/>
          <w:lang w:val="fr-FR"/>
        </w:rPr>
        <w:fldChar w:fldCharType="end"/>
      </w:r>
      <w:r w:rsidRPr="001F456E">
        <w:rPr>
          <w:rFonts w:ascii="Times New Roman" w:hAnsi="Times New Roman" w:cs="Times New Roman"/>
          <w:sz w:val="16"/>
          <w:lang w:val="fr-FR"/>
        </w:rPr>
        <w:t xml:space="preserve"> et </w:t>
      </w:r>
      <w:r>
        <w:fldChar w:fldCharType="begin"/>
      </w:r>
      <w:r w:rsidRPr="00813CE0">
        <w:rPr>
          <w:lang w:val="fr-FR"/>
          <w:rPrChange w:id="45" w:author="Canisius" w:date="2025-05-25T08:11:00Z">
            <w:rPr/>
          </w:rPrChange>
        </w:rPr>
        <w:instrText xml:space="preserve"> HYPERLINK "https://crypto.com/glossary/byzantine-fault-tolerance-bft" </w:instrText>
      </w:r>
      <w:r>
        <w:fldChar w:fldCharType="separate"/>
      </w:r>
      <w:r w:rsidRPr="001F456E">
        <w:rPr>
          <w:rStyle w:val="Lienhypertexte"/>
          <w:rFonts w:ascii="Times New Roman" w:hAnsi="Times New Roman" w:cs="Times New Roman"/>
          <w:sz w:val="16"/>
          <w:lang w:val="fr-FR"/>
        </w:rPr>
        <w:t>https://crypto.com/glossary/byzantine-fault-tolerance-bft</w:t>
      </w:r>
      <w:r>
        <w:rPr>
          <w:rStyle w:val="Lienhypertexte"/>
          <w:rFonts w:ascii="Times New Roman" w:hAnsi="Times New Roman" w:cs="Times New Roman"/>
          <w:sz w:val="16"/>
          <w:lang w:val="fr-FR"/>
        </w:rPr>
        <w:fldChar w:fldCharType="end"/>
      </w:r>
      <w:r w:rsidRPr="001F456E">
        <w:rPr>
          <w:rFonts w:ascii="Times New Roman" w:hAnsi="Times New Roman" w:cs="Times New Roman"/>
          <w:sz w:val="16"/>
          <w:lang w:val="fr-FR"/>
        </w:rPr>
        <w:t xml:space="preserve"> </w:t>
      </w:r>
    </w:p>
  </w:footnote>
  <w:footnote w:id="4">
    <w:p w14:paraId="546E4A5B" w14:textId="77777777" w:rsidR="00813CE0" w:rsidRPr="002B7930" w:rsidRDefault="00813CE0">
      <w:pPr>
        <w:pStyle w:val="Notedebasdepage"/>
        <w:rPr>
          <w:lang w:val="fr-FR"/>
        </w:rPr>
      </w:pPr>
      <w:r w:rsidRPr="00BD044D">
        <w:rPr>
          <w:rStyle w:val="Appelnotedebasdep"/>
        </w:rPr>
        <w:footnoteRef/>
      </w:r>
      <w:r w:rsidRPr="00E06E9C">
        <w:rPr>
          <w:lang w:val="fr-FR"/>
        </w:rPr>
        <w:t xml:space="preserve"> </w:t>
      </w:r>
      <w:r>
        <w:fldChar w:fldCharType="begin"/>
      </w:r>
      <w:r w:rsidRPr="00813CE0">
        <w:rPr>
          <w:lang w:val="fr-FR"/>
          <w:rPrChange w:id="49" w:author="Canisius" w:date="2025-05-25T08:11:00Z">
            <w:rPr/>
          </w:rPrChange>
        </w:rPr>
        <w:instrText xml:space="preserve"> HYPERLINK "https://remix.ethereum.org/" </w:instrText>
      </w:r>
      <w:r>
        <w:fldChar w:fldCharType="separate"/>
      </w:r>
      <w:r w:rsidRPr="00E06E9C">
        <w:rPr>
          <w:rStyle w:val="Lienhypertexte"/>
          <w:rFonts w:ascii="Times New Roman" w:hAnsi="Times New Roman" w:cs="Times New Roman"/>
          <w:lang w:val="fr-FR"/>
        </w:rPr>
        <w:t>https://remix.ethereum.org/</w:t>
      </w:r>
      <w:r>
        <w:rPr>
          <w:rStyle w:val="Lienhypertexte"/>
          <w:rFonts w:ascii="Times New Roman" w:hAnsi="Times New Roman" w:cs="Times New Roman"/>
          <w:lang w:val="fr-FR"/>
        </w:rPr>
        <w:fldChar w:fldCharType="end"/>
      </w:r>
      <w:r w:rsidRPr="00E06E9C">
        <w:rPr>
          <w:lang w:val="fr-FR"/>
        </w:rPr>
        <w:t xml:space="preserve"> </w:t>
      </w:r>
    </w:p>
  </w:footnote>
  <w:footnote w:id="5">
    <w:p w14:paraId="262762B9" w14:textId="77777777" w:rsidR="00813CE0" w:rsidRPr="00C03BCB" w:rsidRDefault="00813CE0">
      <w:pPr>
        <w:pStyle w:val="Notedebasdepage"/>
        <w:rPr>
          <w:lang w:val="fr-FR"/>
        </w:rPr>
      </w:pPr>
      <w:r>
        <w:rPr>
          <w:rStyle w:val="Appelnotedebasdep"/>
        </w:rPr>
        <w:footnoteRef/>
      </w:r>
      <w:r w:rsidRPr="00C03BCB">
        <w:rPr>
          <w:lang w:val="fr-FR"/>
        </w:rPr>
        <w:t xml:space="preserve"> </w:t>
      </w:r>
      <w:r>
        <w:fldChar w:fldCharType="begin"/>
      </w:r>
      <w:r w:rsidRPr="00813CE0">
        <w:rPr>
          <w:lang w:val="fr-FR"/>
          <w:rPrChange w:id="74" w:author="Canisius" w:date="2025-05-25T08:11:00Z">
            <w:rPr/>
          </w:rPrChange>
        </w:rPr>
        <w:instrText xml:space="preserve"> HYPERLINK "https://www.blockcerts.org/" </w:instrText>
      </w:r>
      <w:r>
        <w:fldChar w:fldCharType="separate"/>
      </w:r>
      <w:r w:rsidRPr="003D2D51">
        <w:rPr>
          <w:rStyle w:val="Lienhypertexte"/>
          <w:rFonts w:ascii="Times New Roman" w:hAnsi="Times New Roman" w:cs="Times New Roman"/>
          <w:sz w:val="18"/>
          <w:lang w:val="fr-FR"/>
        </w:rPr>
        <w:t>https://www.blockcerts.org/</w:t>
      </w:r>
      <w:r>
        <w:rPr>
          <w:rStyle w:val="Lienhypertexte"/>
          <w:rFonts w:ascii="Times New Roman" w:hAnsi="Times New Roman" w:cs="Times New Roman"/>
          <w:sz w:val="18"/>
          <w:lang w:val="fr-FR"/>
        </w:rPr>
        <w:fldChar w:fldCharType="end"/>
      </w:r>
      <w:r w:rsidRPr="003D2D51">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1"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r>
        <w:fldChar w:fldCharType="begin"/>
      </w:r>
      <w:r w:rsidRPr="00813CE0">
        <w:rPr>
          <w:lang w:val="fr-FR"/>
          <w:rPrChange w:id="101" w:author="Canisius" w:date="2025-05-25T08:11:00Z">
            <w:rPr/>
          </w:rPrChange>
        </w:rPr>
        <w:instrText xml:space="preserve"> HYPERLINK "https://remix.ethereum.org/" </w:instrText>
      </w:r>
      <w:r>
        <w:fldChar w:fldCharType="separate"/>
      </w:r>
      <w:r w:rsidRPr="00C451E5">
        <w:rPr>
          <w:rStyle w:val="Lienhypertexte"/>
          <w:rFonts w:ascii="Times New Roman" w:hAnsi="Times New Roman" w:cs="Times New Roman"/>
          <w:lang w:val="fr-FR"/>
        </w:rPr>
        <w:t>https://remix.ethereum.org/</w:t>
      </w:r>
      <w:r>
        <w:rPr>
          <w:rStyle w:val="Lienhypertexte"/>
          <w:rFonts w:ascii="Times New Roman" w:hAnsi="Times New Roman" w:cs="Times New Roman"/>
          <w:lang w:val="fr-FR"/>
        </w:rPr>
        <w:fldChar w:fldCharType="end"/>
      </w:r>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r>
        <w:fldChar w:fldCharType="begin"/>
      </w:r>
      <w:r w:rsidRPr="00813CE0">
        <w:rPr>
          <w:lang w:val="fr-FR"/>
          <w:rPrChange w:id="102" w:author="Canisius" w:date="2025-05-25T08:11:00Z">
            <w:rPr/>
          </w:rPrChange>
        </w:rPr>
        <w:instrText xml:space="preserve"> HYPERLINK "https://bitsgap.com/fr/converter/gas/eth" </w:instrText>
      </w:r>
      <w:r>
        <w:fldChar w:fldCharType="separate"/>
      </w:r>
      <w:r w:rsidRPr="00C451E5">
        <w:rPr>
          <w:rStyle w:val="Lienhypertexte"/>
          <w:rFonts w:ascii="Times New Roman" w:hAnsi="Times New Roman" w:cs="Times New Roman"/>
          <w:lang w:val="fr-FR"/>
        </w:rPr>
        <w:t>https://bitsgap.com/fr/converter/gas/eth</w:t>
      </w:r>
      <w:r>
        <w:rPr>
          <w:rStyle w:val="Lienhypertexte"/>
          <w:rFonts w:ascii="Times New Roman" w:hAnsi="Times New Roman" w:cs="Times New Roman"/>
          <w:lang w:val="fr-FR"/>
        </w:rPr>
        <w:fldChar w:fldCharType="end"/>
      </w:r>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77777777"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r>
        <w:fldChar w:fldCharType="begin"/>
      </w:r>
      <w:r w:rsidRPr="00813CE0">
        <w:rPr>
          <w:lang w:val="fr-FR"/>
          <w:rPrChange w:id="105" w:author="Canisius" w:date="2025-05-25T08:11:00Z">
            <w:rPr/>
          </w:rPrChange>
        </w:rPr>
        <w:instrText xml:space="preserve"> HYPERLINK "https://metamask.io/" </w:instrText>
      </w:r>
      <w:r>
        <w:fldChar w:fldCharType="separate"/>
      </w:r>
      <w:r w:rsidRPr="00CF6E7C">
        <w:rPr>
          <w:rStyle w:val="Lienhypertexte"/>
          <w:rFonts w:ascii="Times New Roman" w:hAnsi="Times New Roman" w:cs="Times New Roman"/>
          <w:lang w:val="fr-FR"/>
        </w:rPr>
        <w:t>https://metamask.io/</w:t>
      </w:r>
      <w:r>
        <w:rPr>
          <w:rStyle w:val="Lienhypertexte"/>
          <w:rFonts w:ascii="Times New Roman" w:hAnsi="Times New Roman" w:cs="Times New Roman"/>
          <w:lang w:val="fr-FR"/>
        </w:rPr>
        <w:fldChar w:fldCharType="end"/>
      </w:r>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15pt;height:11.15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1"/>
  </w:num>
  <w:num w:numId="2">
    <w:abstractNumId w:val="5"/>
  </w:num>
  <w:num w:numId="3">
    <w:abstractNumId w:val="3"/>
  </w:num>
  <w:num w:numId="4">
    <w:abstractNumId w:val="38"/>
  </w:num>
  <w:num w:numId="5">
    <w:abstractNumId w:val="45"/>
  </w:num>
  <w:num w:numId="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42"/>
  </w:num>
  <w:num w:numId="9">
    <w:abstractNumId w:val="29"/>
  </w:num>
  <w:num w:numId="10">
    <w:abstractNumId w:val="50"/>
  </w:num>
  <w:num w:numId="11">
    <w:abstractNumId w:val="14"/>
  </w:num>
  <w:num w:numId="12">
    <w:abstractNumId w:val="35"/>
  </w:num>
  <w:num w:numId="13">
    <w:abstractNumId w:val="18"/>
  </w:num>
  <w:num w:numId="14">
    <w:abstractNumId w:val="10"/>
  </w:num>
  <w:num w:numId="15">
    <w:abstractNumId w:val="25"/>
  </w:num>
  <w:num w:numId="16">
    <w:abstractNumId w:val="44"/>
  </w:num>
  <w:num w:numId="17">
    <w:abstractNumId w:val="22"/>
  </w:num>
  <w:num w:numId="18">
    <w:abstractNumId w:val="0"/>
  </w:num>
  <w:num w:numId="19">
    <w:abstractNumId w:val="43"/>
  </w:num>
  <w:num w:numId="20">
    <w:abstractNumId w:val="21"/>
  </w:num>
  <w:num w:numId="21">
    <w:abstractNumId w:val="1"/>
  </w:num>
  <w:num w:numId="22">
    <w:abstractNumId w:val="32"/>
  </w:num>
  <w:num w:numId="23">
    <w:abstractNumId w:val="8"/>
  </w:num>
  <w:num w:numId="24">
    <w:abstractNumId w:val="47"/>
  </w:num>
  <w:num w:numId="25">
    <w:abstractNumId w:val="24"/>
  </w:num>
  <w:num w:numId="26">
    <w:abstractNumId w:val="48"/>
  </w:num>
  <w:num w:numId="27">
    <w:abstractNumId w:val="37"/>
  </w:num>
  <w:num w:numId="28">
    <w:abstractNumId w:val="23"/>
  </w:num>
  <w:num w:numId="29">
    <w:abstractNumId w:val="39"/>
  </w:num>
  <w:num w:numId="30">
    <w:abstractNumId w:val="17"/>
  </w:num>
  <w:num w:numId="31">
    <w:abstractNumId w:val="40"/>
  </w:num>
  <w:num w:numId="32">
    <w:abstractNumId w:val="4"/>
  </w:num>
  <w:num w:numId="33">
    <w:abstractNumId w:val="13"/>
  </w:num>
  <w:num w:numId="34">
    <w:abstractNumId w:val="31"/>
  </w:num>
  <w:num w:numId="35">
    <w:abstractNumId w:val="27"/>
  </w:num>
  <w:num w:numId="36">
    <w:abstractNumId w:val="36"/>
  </w:num>
  <w:num w:numId="37">
    <w:abstractNumId w:val="41"/>
  </w:num>
  <w:num w:numId="38">
    <w:abstractNumId w:val="6"/>
  </w:num>
  <w:num w:numId="39">
    <w:abstractNumId w:val="2"/>
  </w:num>
  <w:num w:numId="40">
    <w:abstractNumId w:val="9"/>
  </w:num>
  <w:num w:numId="41">
    <w:abstractNumId w:val="11"/>
  </w:num>
  <w:num w:numId="42">
    <w:abstractNumId w:val="30"/>
  </w:num>
  <w:num w:numId="43">
    <w:abstractNumId w:val="16"/>
  </w:num>
  <w:num w:numId="44">
    <w:abstractNumId w:val="12"/>
  </w:num>
  <w:num w:numId="45">
    <w:abstractNumId w:val="20"/>
  </w:num>
  <w:num w:numId="46">
    <w:abstractNumId w:val="7"/>
  </w:num>
  <w:num w:numId="47">
    <w:abstractNumId w:val="28"/>
  </w:num>
  <w:num w:numId="48">
    <w:abstractNumId w:val="33"/>
  </w:num>
  <w:num w:numId="49">
    <w:abstractNumId w:val="15"/>
  </w:num>
  <w:num w:numId="50">
    <w:abstractNumId w:val="26"/>
  </w:num>
  <w:num w:numId="51">
    <w:abstractNumId w:val="34"/>
  </w:num>
  <w:num w:numId="52">
    <w:abstractNumId w:val="49"/>
  </w:num>
  <w:numIdMacAtCleanup w:val="4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isius">
    <w15:presenceInfo w15:providerId="None" w15:userId="Canisi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27D3D"/>
    <w:rsid w:val="00030534"/>
    <w:rsid w:val="000306A4"/>
    <w:rsid w:val="00030D0F"/>
    <w:rsid w:val="0003111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41114"/>
    <w:rsid w:val="000413ED"/>
    <w:rsid w:val="000419FB"/>
    <w:rsid w:val="00041C88"/>
    <w:rsid w:val="00041CBE"/>
    <w:rsid w:val="00042A4C"/>
    <w:rsid w:val="00042A59"/>
    <w:rsid w:val="00042C61"/>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7FCD"/>
    <w:rsid w:val="000F0628"/>
    <w:rsid w:val="000F08DC"/>
    <w:rsid w:val="000F09CE"/>
    <w:rsid w:val="000F0D48"/>
    <w:rsid w:val="000F0DC6"/>
    <w:rsid w:val="000F10C2"/>
    <w:rsid w:val="000F11C1"/>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983"/>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1C8"/>
    <w:rsid w:val="001604B7"/>
    <w:rsid w:val="0016125A"/>
    <w:rsid w:val="001612F2"/>
    <w:rsid w:val="001613D6"/>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4E5"/>
    <w:rsid w:val="00193EDA"/>
    <w:rsid w:val="00194566"/>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ED7"/>
    <w:rsid w:val="001C5F7F"/>
    <w:rsid w:val="001C65FA"/>
    <w:rsid w:val="001C6B7B"/>
    <w:rsid w:val="001C71D2"/>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4B4"/>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470"/>
    <w:rsid w:val="00253661"/>
    <w:rsid w:val="00253BBA"/>
    <w:rsid w:val="0025426D"/>
    <w:rsid w:val="00254A61"/>
    <w:rsid w:val="00254BA4"/>
    <w:rsid w:val="00254FA3"/>
    <w:rsid w:val="00255393"/>
    <w:rsid w:val="0025570F"/>
    <w:rsid w:val="00255909"/>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2F7D"/>
    <w:rsid w:val="004730B3"/>
    <w:rsid w:val="004736AA"/>
    <w:rsid w:val="004738D1"/>
    <w:rsid w:val="00473D82"/>
    <w:rsid w:val="00474087"/>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7AB"/>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AF8"/>
    <w:rsid w:val="004D1F8F"/>
    <w:rsid w:val="004D25AD"/>
    <w:rsid w:val="004D28BA"/>
    <w:rsid w:val="004D2B7F"/>
    <w:rsid w:val="004D32A2"/>
    <w:rsid w:val="004D3512"/>
    <w:rsid w:val="004D35A0"/>
    <w:rsid w:val="004D3C87"/>
    <w:rsid w:val="004D3D1E"/>
    <w:rsid w:val="004D4304"/>
    <w:rsid w:val="004D47B9"/>
    <w:rsid w:val="004D50A6"/>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E9F"/>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6A1"/>
    <w:rsid w:val="00642EFB"/>
    <w:rsid w:val="00643397"/>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63"/>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4F7"/>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4A6"/>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2CC9"/>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47"/>
    <w:rsid w:val="00790776"/>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4AA"/>
    <w:rsid w:val="007A5E4E"/>
    <w:rsid w:val="007A634D"/>
    <w:rsid w:val="007A63C2"/>
    <w:rsid w:val="007A6541"/>
    <w:rsid w:val="007A6791"/>
    <w:rsid w:val="007A6BFD"/>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6B25"/>
    <w:rsid w:val="007B7B67"/>
    <w:rsid w:val="007C0E61"/>
    <w:rsid w:val="007C0F5F"/>
    <w:rsid w:val="007C176D"/>
    <w:rsid w:val="007C26CA"/>
    <w:rsid w:val="007C316C"/>
    <w:rsid w:val="007C3CEB"/>
    <w:rsid w:val="007C469C"/>
    <w:rsid w:val="007C4EEF"/>
    <w:rsid w:val="007C4F10"/>
    <w:rsid w:val="007C51A6"/>
    <w:rsid w:val="007C5389"/>
    <w:rsid w:val="007C576D"/>
    <w:rsid w:val="007C5AE6"/>
    <w:rsid w:val="007C5CF3"/>
    <w:rsid w:val="007C628F"/>
    <w:rsid w:val="007C6872"/>
    <w:rsid w:val="007C69DA"/>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6D09"/>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0FD9"/>
    <w:rsid w:val="0081110B"/>
    <w:rsid w:val="00811A5B"/>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1A1"/>
    <w:rsid w:val="00826D49"/>
    <w:rsid w:val="00826D5B"/>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7A4"/>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68CC"/>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540"/>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CC2"/>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4267"/>
    <w:rsid w:val="00C143C3"/>
    <w:rsid w:val="00C157B4"/>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47D3B"/>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FFD"/>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44C"/>
    <w:rsid w:val="00CB4848"/>
    <w:rsid w:val="00CB4953"/>
    <w:rsid w:val="00CB6101"/>
    <w:rsid w:val="00CB6731"/>
    <w:rsid w:val="00CB6830"/>
    <w:rsid w:val="00CB7E6D"/>
    <w:rsid w:val="00CB7EA2"/>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58D2"/>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0F0C"/>
    <w:rsid w:val="00D616CF"/>
    <w:rsid w:val="00D61BAF"/>
    <w:rsid w:val="00D61E6B"/>
    <w:rsid w:val="00D629A4"/>
    <w:rsid w:val="00D62BD4"/>
    <w:rsid w:val="00D62DAF"/>
    <w:rsid w:val="00D646CC"/>
    <w:rsid w:val="00D647D8"/>
    <w:rsid w:val="00D64850"/>
    <w:rsid w:val="00D6522E"/>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32DD"/>
    <w:rsid w:val="00D83E95"/>
    <w:rsid w:val="00D84324"/>
    <w:rsid w:val="00D844DD"/>
    <w:rsid w:val="00D84875"/>
    <w:rsid w:val="00D84B5C"/>
    <w:rsid w:val="00D850AB"/>
    <w:rsid w:val="00D8690E"/>
    <w:rsid w:val="00D8746D"/>
    <w:rsid w:val="00D87AD0"/>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2A76"/>
    <w:rsid w:val="00DE303A"/>
    <w:rsid w:val="00DE3386"/>
    <w:rsid w:val="00DE39F4"/>
    <w:rsid w:val="00DE3ADE"/>
    <w:rsid w:val="00DE4B67"/>
    <w:rsid w:val="00DE5182"/>
    <w:rsid w:val="00DE5A26"/>
    <w:rsid w:val="00DE5C7D"/>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279A"/>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E10"/>
    <w:rsid w:val="00E83410"/>
    <w:rsid w:val="00E835C8"/>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84"/>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2E14"/>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84F"/>
    <w:rsid w:val="00F95E91"/>
    <w:rsid w:val="00F963CE"/>
    <w:rsid w:val="00F9674C"/>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microsoft.com/office/2007/relationships/hdphoto" Target="media/hdphoto3.wdp"/><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07/relationships/hdphoto" Target="media/hdphoto1.wdp"/><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07/relationships/hdphoto" Target="media/hdphoto2.wdp"/><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www.nist.gov"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82</Pages>
  <Words>42338</Words>
  <Characters>241331</Characters>
  <Application>Microsoft Office Word</Application>
  <DocSecurity>0</DocSecurity>
  <Lines>2011</Lines>
  <Paragraphs>566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7</cp:revision>
  <cp:lastPrinted>2025-05-22T16:03:00Z</cp:lastPrinted>
  <dcterms:created xsi:type="dcterms:W3CDTF">2025-05-22T16:03:00Z</dcterms:created>
  <dcterms:modified xsi:type="dcterms:W3CDTF">2025-05-25T08:32:00Z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id="ZXOZH5Lh"/&gt;&lt;style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